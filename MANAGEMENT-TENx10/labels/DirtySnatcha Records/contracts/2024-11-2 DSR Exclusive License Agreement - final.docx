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2C928D6" w14:textId="7F21EB8F" w:rsidR="00C97B96" w:rsidRDefault="00C97B96" w:rsidP="00C97B96">
      <w:pPr>
        <w:pStyle w:val="NormalWeb"/>
        <w:rPr>
          <w:ins w:id="0" w:author="Thomas Nalian" w:date="2024-11-26T14:26:00Z" w16du:dateUtc="2024-11-26T19:26:00Z"/>
          <w:rFonts w:asciiTheme="minorHAnsi" w:eastAsia="Helvetica Neue" w:hAnsiTheme="minorHAnsi" w:cs="Helvetica Neue"/>
          <w:b/>
          <w:sz w:val="22"/>
          <w:szCs w:val="22"/>
          <w:u w:color="828792"/>
        </w:rPr>
      </w:pPr>
      <w:r w:rsidRPr="008C6CD5">
        <w:rPr>
          <w:rFonts w:asciiTheme="minorHAnsi" w:eastAsia="Helvetica Neue" w:hAnsiTheme="minorHAnsi" w:cs="Helvetica Neue"/>
          <w:b/>
          <w:sz w:val="22"/>
          <w:szCs w:val="22"/>
          <w:u w:color="828792"/>
        </w:rPr>
        <w:t xml:space="preserve">Exclusive Agreement for </w:t>
      </w:r>
      <w:del w:id="1" w:author="Thomas Nalian" w:date="2024-11-26T14:25:00Z" w16du:dateUtc="2024-11-26T19:25:00Z">
        <w:r w:rsidRPr="008C6CD5" w:rsidDel="00603F99">
          <w:rPr>
            <w:rFonts w:asciiTheme="minorHAnsi" w:eastAsia="Helvetica Neue" w:hAnsiTheme="minorHAnsi" w:cs="Helvetica Neue"/>
            <w:b/>
            <w:sz w:val="22"/>
            <w:szCs w:val="22"/>
            <w:u w:color="828792"/>
          </w:rPr>
          <w:delText>“Lies</w:delText>
        </w:r>
        <w:r w:rsidR="008C6CD5" w:rsidRPr="008C6CD5" w:rsidDel="00603F99">
          <w:rPr>
            <w:rFonts w:asciiTheme="minorHAnsi" w:eastAsia="Helvetica Neue" w:hAnsiTheme="minorHAnsi" w:cs="Helvetica Neue"/>
            <w:b/>
            <w:sz w:val="22"/>
            <w:szCs w:val="22"/>
            <w:u w:color="828792"/>
          </w:rPr>
          <w:delText xml:space="preserve"> feat. H. Kenneth</w:delText>
        </w:r>
      </w:del>
      <w:ins w:id="2" w:author="Shannon Luttmer" w:date="2023-10-25T12:42:00Z">
        <w:del w:id="3" w:author="Thomas Nalian" w:date="2024-11-26T14:25:00Z" w16du:dateUtc="2024-11-26T19:25:00Z">
          <w:r w:rsidR="00A84B4E" w:rsidDel="00603F99">
            <w:rPr>
              <w:rFonts w:asciiTheme="minorHAnsi" w:eastAsia="Helvetica Neue" w:hAnsiTheme="minorHAnsi" w:cs="Helvetica Neue"/>
              <w:b/>
              <w:sz w:val="22"/>
              <w:szCs w:val="22"/>
              <w:u w:color="828792"/>
            </w:rPr>
            <w:delText>Song Title</w:delText>
          </w:r>
        </w:del>
      </w:ins>
      <w:del w:id="4" w:author="Thomas Nalian" w:date="2024-11-26T14:25:00Z" w16du:dateUtc="2024-11-26T19:25:00Z">
        <w:r w:rsidRPr="008C6CD5" w:rsidDel="00603F99">
          <w:rPr>
            <w:rFonts w:asciiTheme="minorHAnsi" w:eastAsia="Helvetica Neue" w:hAnsiTheme="minorHAnsi" w:cs="Helvetica Neue"/>
            <w:b/>
            <w:sz w:val="22"/>
            <w:szCs w:val="22"/>
            <w:u w:color="828792"/>
          </w:rPr>
          <w:delText>”</w:delText>
        </w:r>
      </w:del>
      <w:del w:id="5" w:author="Thomas Nalian" w:date="2024-11-26T14:26:00Z" w16du:dateUtc="2024-11-26T19:26:00Z">
        <w:r w:rsidRPr="008C6CD5" w:rsidDel="00735DC4">
          <w:rPr>
            <w:rFonts w:asciiTheme="minorHAnsi" w:eastAsia="Helvetica Neue" w:hAnsiTheme="minorHAnsi" w:cs="Helvetica Neue"/>
            <w:b/>
            <w:noProof/>
            <w:sz w:val="22"/>
            <w:szCs w:val="22"/>
            <w:u w:color="828792"/>
          </w:rPr>
          <w:delText xml:space="preserve"> </w:delText>
        </w:r>
      </w:del>
      <w:ins w:id="6" w:author="Thomas Nalian" w:date="2024-11-26T14:26:00Z" w16du:dateUtc="2024-11-26T19:26:00Z">
        <w:r w:rsidR="00735DC4">
          <w:rPr>
            <w:rFonts w:asciiTheme="minorHAnsi" w:eastAsia="Helvetica Neue" w:hAnsiTheme="minorHAnsi" w:cs="Helvetica Neue"/>
            <w:b/>
            <w:sz w:val="22"/>
            <w:szCs w:val="22"/>
            <w:u w:color="828792"/>
          </w:rPr>
          <w:t xml:space="preserve">[Project </w:t>
        </w:r>
        <w:r w:rsidR="00FE4863">
          <w:rPr>
            <w:rFonts w:asciiTheme="minorHAnsi" w:eastAsia="Helvetica Neue" w:hAnsiTheme="minorHAnsi" w:cs="Helvetica Neue"/>
            <w:b/>
            <w:sz w:val="22"/>
            <w:szCs w:val="22"/>
            <w:u w:color="828792"/>
          </w:rPr>
          <w:t>–</w:t>
        </w:r>
        <w:r w:rsidR="00735DC4">
          <w:rPr>
            <w:rFonts w:asciiTheme="minorHAnsi" w:eastAsia="Helvetica Neue" w:hAnsiTheme="minorHAnsi" w:cs="Helvetica Neue"/>
            <w:b/>
            <w:sz w:val="22"/>
            <w:szCs w:val="22"/>
            <w:u w:color="828792"/>
          </w:rPr>
          <w:t xml:space="preserve"> Artist</w:t>
        </w:r>
        <w:r w:rsidR="00FE4863">
          <w:rPr>
            <w:rFonts w:asciiTheme="minorHAnsi" w:eastAsia="Helvetica Neue" w:hAnsiTheme="minorHAnsi" w:cs="Helvetica Neue"/>
            <w:b/>
            <w:sz w:val="22"/>
            <w:szCs w:val="22"/>
            <w:u w:color="828792"/>
          </w:rPr>
          <w:t>]</w:t>
        </w:r>
      </w:ins>
    </w:p>
    <w:p w14:paraId="5799A0D1" w14:textId="77777777" w:rsidR="00FE4863" w:rsidRDefault="00FE4863" w:rsidP="00C97B96">
      <w:pPr>
        <w:pStyle w:val="NormalWeb"/>
        <w:rPr>
          <w:rFonts w:asciiTheme="minorHAnsi" w:eastAsia="Helvetica Neue" w:hAnsiTheme="minorHAnsi" w:cs="Helvetica Neue"/>
          <w:b/>
          <w:sz w:val="22"/>
          <w:szCs w:val="22"/>
          <w:u w:color="828792"/>
        </w:rPr>
      </w:pPr>
    </w:p>
    <w:p w14:paraId="50686C09" w14:textId="77777777" w:rsidR="00521E9A" w:rsidRDefault="00521E9A" w:rsidP="00521E9A">
      <w:pPr>
        <w:pStyle w:val="NormalWeb"/>
        <w:rPr>
          <w:ins w:id="7" w:author="Shannon Luttmer" w:date="2023-10-25T12:42:00Z"/>
          <w:rFonts w:asciiTheme="minorHAnsi" w:eastAsia="Helvetica Neue" w:hAnsiTheme="minorHAnsi" w:cs="Helvetica Neue"/>
          <w:b/>
          <w:sz w:val="22"/>
          <w:szCs w:val="22"/>
          <w:u w:color="828792"/>
        </w:rPr>
      </w:pPr>
      <w:r>
        <w:rPr>
          <w:rFonts w:asciiTheme="minorHAnsi" w:eastAsia="Helvetica Neue" w:hAnsiTheme="minorHAnsi" w:cs="Helvetica Neue"/>
          <w:b/>
          <w:sz w:val="22"/>
          <w:szCs w:val="22"/>
          <w:u w:color="828792"/>
        </w:rPr>
        <w:t>November 27, 2024</w:t>
      </w:r>
    </w:p>
    <w:p w14:paraId="1D424216" w14:textId="77777777" w:rsidR="00521E9A" w:rsidRDefault="00521E9A" w:rsidP="00C97B96">
      <w:pPr>
        <w:pStyle w:val="NormalWeb"/>
        <w:rPr>
          <w:ins w:id="8" w:author="Thomas Nalian" w:date="2024-11-26T14:26:00Z" w16du:dateUtc="2024-11-26T19:26:00Z"/>
          <w:rFonts w:asciiTheme="minorHAnsi" w:eastAsia="Helvetica Neue" w:hAnsiTheme="minorHAnsi" w:cs="Helvetica Neue"/>
          <w:b/>
          <w:sz w:val="22"/>
          <w:szCs w:val="22"/>
          <w:u w:color="828792"/>
        </w:rPr>
      </w:pPr>
    </w:p>
    <w:p w14:paraId="6A11681E" w14:textId="75293063" w:rsidR="00FE4863" w:rsidRDefault="00FE4863" w:rsidP="00C97B96">
      <w:pPr>
        <w:pStyle w:val="NormalWeb"/>
        <w:rPr>
          <w:ins w:id="9" w:author="Thomas Nalian" w:date="2024-11-26T14:26:00Z" w16du:dateUtc="2024-11-26T19:26:00Z"/>
          <w:rFonts w:asciiTheme="minorHAnsi" w:eastAsia="Helvetica Neue" w:hAnsiTheme="minorHAnsi" w:cs="Helvetica Neue"/>
          <w:b/>
          <w:sz w:val="22"/>
          <w:szCs w:val="22"/>
          <w:u w:color="828792"/>
        </w:rPr>
      </w:pPr>
      <w:ins w:id="10" w:author="Thomas Nalian" w:date="2024-11-26T14:26:00Z" w16du:dateUtc="2024-11-26T19:26:00Z">
        <w:r>
          <w:rPr>
            <w:rFonts w:asciiTheme="minorHAnsi" w:eastAsia="Helvetica Neue" w:hAnsiTheme="minorHAnsi" w:cs="Helvetica Neue"/>
            <w:b/>
            <w:sz w:val="22"/>
            <w:szCs w:val="22"/>
            <w:u w:color="828792"/>
          </w:rPr>
          <w:t>List Tracks Here</w:t>
        </w:r>
      </w:ins>
    </w:p>
    <w:p w14:paraId="68876FCA" w14:textId="40AC7503" w:rsidR="00FE4863" w:rsidRPr="008C6CD5" w:rsidRDefault="00FE4863">
      <w:pPr>
        <w:pStyle w:val="NormalWeb"/>
        <w:numPr>
          <w:ilvl w:val="0"/>
          <w:numId w:val="43"/>
        </w:numPr>
        <w:rPr>
          <w:rFonts w:asciiTheme="minorHAnsi" w:eastAsia="Helvetica Neue" w:hAnsiTheme="minorHAnsi" w:cs="Helvetica Neue"/>
          <w:b/>
          <w:sz w:val="22"/>
          <w:szCs w:val="22"/>
          <w:u w:color="828792"/>
        </w:rPr>
        <w:pPrChange w:id="11" w:author="Thomas Nalian" w:date="2024-11-26T14:26:00Z" w16du:dateUtc="2024-11-26T19:26:00Z">
          <w:pPr>
            <w:pStyle w:val="NormalWeb"/>
          </w:pPr>
        </w:pPrChange>
      </w:pPr>
      <w:ins w:id="12" w:author="Thomas Nalian" w:date="2024-11-26T14:26:00Z" w16du:dateUtc="2024-11-26T19:26:00Z">
        <w:r>
          <w:rPr>
            <w:rFonts w:asciiTheme="minorHAnsi" w:eastAsia="Helvetica Neue" w:hAnsiTheme="minorHAnsi" w:cs="Helvetica Neue"/>
            <w:b/>
            <w:sz w:val="22"/>
            <w:szCs w:val="22"/>
            <w:u w:color="828792"/>
          </w:rPr>
          <w:t xml:space="preserve">Track </w:t>
        </w:r>
      </w:ins>
    </w:p>
    <w:p w14:paraId="3A3065A5" w14:textId="77777777" w:rsidR="00C97B96" w:rsidRPr="008C6CD5" w:rsidRDefault="00C97B96" w:rsidP="00C97B96">
      <w:pPr>
        <w:pStyle w:val="NormalWeb"/>
        <w:rPr>
          <w:rFonts w:asciiTheme="minorHAnsi" w:eastAsia="Helvetica Neue" w:hAnsiTheme="minorHAnsi" w:cs="Helvetica Neue"/>
          <w:b/>
          <w:sz w:val="22"/>
          <w:szCs w:val="22"/>
          <w:u w:color="828792"/>
        </w:rPr>
      </w:pPr>
    </w:p>
    <w:p w14:paraId="092BEDBF" w14:textId="52D304BE" w:rsidR="00987486" w:rsidRDefault="00E71035" w:rsidP="00987486">
      <w:pPr>
        <w:rPr>
          <w:rFonts w:asciiTheme="minorHAnsi" w:eastAsia="Helvetica Neue" w:hAnsiTheme="minorHAnsi" w:cs="Helvetica Neue"/>
          <w:b/>
          <w:sz w:val="22"/>
          <w:szCs w:val="22"/>
          <w:u w:color="828792"/>
        </w:rPr>
      </w:pPr>
      <w:r w:rsidRPr="008C6CD5">
        <w:rPr>
          <w:rFonts w:asciiTheme="minorHAnsi" w:eastAsia="Helvetica Neue" w:hAnsiTheme="minorHAnsi" w:cs="Helvetica Neue"/>
          <w:b/>
          <w:sz w:val="22"/>
          <w:szCs w:val="22"/>
          <w:u w:color="828792"/>
        </w:rPr>
        <w:t xml:space="preserve">The “ARTIST”: </w:t>
      </w:r>
      <w:ins w:id="13" w:author="Shannon Luttmer" w:date="2023-10-25T12:43:00Z">
        <w:r w:rsidR="00A84B4E">
          <w:rPr>
            <w:rFonts w:asciiTheme="minorHAnsi" w:eastAsia="Helvetica Neue" w:hAnsiTheme="minorHAnsi" w:cs="Helvetica Neue"/>
            <w:b/>
            <w:sz w:val="22"/>
            <w:szCs w:val="22"/>
            <w:u w:color="828792"/>
          </w:rPr>
          <w:t>Legal Name</w:t>
        </w:r>
      </w:ins>
      <w:r w:rsidR="00987486">
        <w:rPr>
          <w:rFonts w:asciiTheme="minorHAnsi" w:eastAsia="Helvetica Neue" w:hAnsiTheme="minorHAnsi" w:cs="Helvetica Neue"/>
          <w:b/>
          <w:sz w:val="22"/>
          <w:szCs w:val="22"/>
          <w:u w:color="828792"/>
        </w:rPr>
        <w:t xml:space="preserve"> [First </w:t>
      </w:r>
      <w:r w:rsidR="00795136">
        <w:rPr>
          <w:rFonts w:asciiTheme="minorHAnsi" w:eastAsia="Helvetica Neue" w:hAnsiTheme="minorHAnsi" w:cs="Helvetica Neue"/>
          <w:b/>
          <w:sz w:val="22"/>
          <w:szCs w:val="22"/>
          <w:u w:color="828792"/>
        </w:rPr>
        <w:t xml:space="preserve">Name, Last </w:t>
      </w:r>
      <w:proofErr w:type="gramStart"/>
      <w:r w:rsidR="00795136">
        <w:rPr>
          <w:rFonts w:asciiTheme="minorHAnsi" w:eastAsia="Helvetica Neue" w:hAnsiTheme="minorHAnsi" w:cs="Helvetica Neue"/>
          <w:b/>
          <w:sz w:val="22"/>
          <w:szCs w:val="22"/>
          <w:u w:color="828792"/>
        </w:rPr>
        <w:t xml:space="preserve">Name] </w:t>
      </w:r>
      <w:ins w:id="14" w:author="Shannon Luttmer" w:date="2023-10-25T12:43:00Z">
        <w:r w:rsidR="00A84B4E">
          <w:rPr>
            <w:rFonts w:asciiTheme="minorHAnsi" w:eastAsia="Helvetica Neue" w:hAnsiTheme="minorHAnsi" w:cs="Helvetica Neue"/>
            <w:b/>
            <w:sz w:val="22"/>
            <w:szCs w:val="22"/>
            <w:u w:color="828792"/>
          </w:rPr>
          <w:t xml:space="preserve"> p</w:t>
        </w:r>
        <w:proofErr w:type="gramEnd"/>
        <w:r w:rsidR="00A84B4E">
          <w:rPr>
            <w:rFonts w:asciiTheme="minorHAnsi" w:eastAsia="Helvetica Neue" w:hAnsiTheme="minorHAnsi" w:cs="Helvetica Neue"/>
            <w:b/>
            <w:sz w:val="22"/>
            <w:szCs w:val="22"/>
            <w:u w:color="828792"/>
          </w:rPr>
          <w:t>/k/a: “performer name”</w:t>
        </w:r>
      </w:ins>
      <w:r w:rsidR="00795136">
        <w:rPr>
          <w:rFonts w:asciiTheme="minorHAnsi" w:eastAsia="Helvetica Neue" w:hAnsiTheme="minorHAnsi" w:cs="Helvetica Neue"/>
          <w:b/>
          <w:sz w:val="22"/>
          <w:szCs w:val="22"/>
          <w:u w:color="828792"/>
        </w:rPr>
        <w:t xml:space="preserve"> [Artist]</w:t>
      </w:r>
    </w:p>
    <w:p w14:paraId="6854A5DD" w14:textId="5174CEBC" w:rsidR="00E71035" w:rsidRDefault="00A84B4E" w:rsidP="00987486">
      <w:pPr>
        <w:rPr>
          <w:rFonts w:ascii="Helvetica" w:eastAsia="Times New Roman" w:hAnsi="Helvetica"/>
          <w:color w:val="000000"/>
          <w:sz w:val="22"/>
          <w:szCs w:val="22"/>
          <w:bdr w:val="none" w:sz="0" w:space="0" w:color="auto"/>
        </w:rPr>
      </w:pPr>
      <w:ins w:id="15" w:author="Shannon Luttmer" w:date="2023-10-25T12:42:00Z">
        <w:r>
          <w:rPr>
            <w:rFonts w:ascii="Helvetica" w:eastAsia="Times New Roman" w:hAnsi="Helvetica"/>
            <w:color w:val="000000"/>
            <w:sz w:val="22"/>
            <w:szCs w:val="22"/>
            <w:bdr w:val="none" w:sz="0" w:space="0" w:color="auto"/>
          </w:rPr>
          <w:t xml:space="preserve">Mailing Address </w:t>
        </w:r>
      </w:ins>
    </w:p>
    <w:p w14:paraId="790FD900" w14:textId="78DD69A7" w:rsidR="008C63AB" w:rsidRPr="00494493" w:rsidRDefault="008C63AB" w:rsidP="00987486">
      <w:pPr>
        <w:rPr>
          <w:rFonts w:ascii="Helvetica" w:eastAsia="Times New Roman" w:hAnsi="Helvetica"/>
          <w:b/>
          <w:bCs/>
          <w:color w:val="000000"/>
          <w:sz w:val="22"/>
          <w:szCs w:val="22"/>
          <w:bdr w:val="none" w:sz="0" w:space="0" w:color="auto"/>
        </w:rPr>
      </w:pPr>
      <w:r w:rsidRPr="00494493">
        <w:rPr>
          <w:rFonts w:ascii="Helvetica" w:eastAsia="Times New Roman" w:hAnsi="Helvetica"/>
          <w:b/>
          <w:bCs/>
          <w:color w:val="000000"/>
          <w:sz w:val="22"/>
          <w:szCs w:val="22"/>
          <w:bdr w:val="none" w:sz="0" w:space="0" w:color="auto"/>
        </w:rPr>
        <w:t xml:space="preserve">[PRO </w:t>
      </w:r>
      <w:r w:rsidR="00494493" w:rsidRPr="00494493">
        <w:rPr>
          <w:rFonts w:ascii="Helvetica" w:eastAsia="Times New Roman" w:hAnsi="Helvetica"/>
          <w:b/>
          <w:bCs/>
          <w:color w:val="000000"/>
          <w:sz w:val="22"/>
          <w:szCs w:val="22"/>
          <w:bdr w:val="none" w:sz="0" w:space="0" w:color="auto"/>
        </w:rPr>
        <w:t>– IPI]</w:t>
      </w:r>
    </w:p>
    <w:p w14:paraId="126BF0EB" w14:textId="77777777" w:rsidR="00E71035" w:rsidRPr="008C6CD5" w:rsidRDefault="00E71035" w:rsidP="00E71035">
      <w:pPr>
        <w:pBdr>
          <w:top w:val="none" w:sz="0" w:space="0" w:color="auto"/>
          <w:left w:val="none" w:sz="0" w:space="0" w:color="auto"/>
          <w:bottom w:val="none" w:sz="0" w:space="0" w:color="auto"/>
          <w:right w:val="none" w:sz="0" w:space="0" w:color="auto"/>
          <w:between w:val="none" w:sz="0" w:space="0" w:color="auto"/>
          <w:bar w:val="none" w:sz="0" w:color="auto"/>
        </w:pBdr>
        <w:rPr>
          <w:rFonts w:ascii="Helvetica" w:eastAsia="Times New Roman" w:hAnsi="Helvetica"/>
          <w:color w:val="000000"/>
          <w:sz w:val="22"/>
          <w:szCs w:val="22"/>
          <w:bdr w:val="none" w:sz="0" w:space="0" w:color="auto"/>
        </w:rPr>
      </w:pPr>
    </w:p>
    <w:p w14:paraId="223E4237" w14:textId="77777777" w:rsidR="00B3105A" w:rsidRPr="007C5C61" w:rsidRDefault="00B3105A" w:rsidP="00A73679">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347C5A9B" w14:textId="77777777" w:rsidR="00E234F8" w:rsidRPr="007C5C61" w:rsidRDefault="00E234F8" w:rsidP="00A73679">
      <w:pPr>
        <w:pStyle w:val="NormalWeb"/>
        <w:shd w:val="clear" w:color="auto" w:fill="FFFFFF"/>
        <w:spacing w:before="0" w:after="0" w:line="300" w:lineRule="atLeast"/>
        <w:rPr>
          <w:rFonts w:asciiTheme="minorHAnsi" w:eastAsia="Helvetica Neue" w:hAnsiTheme="minorHAnsi" w:cs="Helvetica Neue"/>
          <w:sz w:val="22"/>
          <w:szCs w:val="22"/>
          <w:u w:color="828792"/>
        </w:rPr>
      </w:pPr>
      <w:r w:rsidRPr="007C5C61">
        <w:rPr>
          <w:rFonts w:asciiTheme="minorHAnsi" w:eastAsia="Helvetica Neue" w:hAnsiTheme="minorHAnsi" w:cs="Helvetica Neue"/>
          <w:sz w:val="22"/>
          <w:szCs w:val="22"/>
          <w:u w:color="828792"/>
        </w:rPr>
        <w:t>&amp;</w:t>
      </w:r>
    </w:p>
    <w:p w14:paraId="586900D2" w14:textId="77777777" w:rsidR="003F7736" w:rsidRPr="007C5C61" w:rsidRDefault="003F7736" w:rsidP="00A73679">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0C32CD10" w14:textId="3AF21D72" w:rsidR="007C5C61" w:rsidRPr="00D44C8E" w:rsidRDefault="007C5C61" w:rsidP="00C04017">
      <w:pPr>
        <w:pStyle w:val="NormalWeb"/>
        <w:shd w:val="clear" w:color="auto" w:fill="FFFFFF"/>
        <w:spacing w:before="0" w:after="0" w:line="300" w:lineRule="atLeast"/>
        <w:rPr>
          <w:rFonts w:asciiTheme="minorHAnsi" w:eastAsia="Helvetica Neue" w:hAnsiTheme="minorHAnsi" w:cs="Helvetica Neue"/>
          <w:b/>
          <w:sz w:val="22"/>
          <w:szCs w:val="22"/>
          <w:u w:color="828792"/>
        </w:rPr>
      </w:pPr>
      <w:r w:rsidRPr="00D44C8E">
        <w:rPr>
          <w:rFonts w:asciiTheme="minorHAnsi" w:eastAsia="Helvetica Neue" w:hAnsiTheme="minorHAnsi" w:cs="Helvetica Neue"/>
          <w:b/>
          <w:sz w:val="22"/>
          <w:szCs w:val="22"/>
          <w:u w:color="828792"/>
        </w:rPr>
        <w:t>“LABEL”:</w:t>
      </w:r>
      <w:r>
        <w:rPr>
          <w:rFonts w:asciiTheme="minorHAnsi" w:eastAsia="Helvetica Neue" w:hAnsiTheme="minorHAnsi" w:cs="Helvetica Neue"/>
          <w:b/>
          <w:sz w:val="22"/>
          <w:szCs w:val="22"/>
          <w:u w:color="828792"/>
        </w:rPr>
        <w:t xml:space="preserve"> </w:t>
      </w:r>
      <w:r w:rsidR="00804316">
        <w:rPr>
          <w:rFonts w:asciiTheme="minorHAnsi" w:eastAsia="Helvetica Neue" w:hAnsiTheme="minorHAnsi" w:cs="Helvetica Neue"/>
          <w:b/>
          <w:sz w:val="22"/>
          <w:szCs w:val="22"/>
          <w:u w:color="828792"/>
        </w:rPr>
        <w:t>DirtySnatcha Records, LLC</w:t>
      </w:r>
    </w:p>
    <w:p w14:paraId="7A3BD4A8" w14:textId="33531E80" w:rsidR="004E3585" w:rsidRDefault="00804316"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r>
        <w:rPr>
          <w:rFonts w:asciiTheme="minorHAnsi" w:eastAsia="Helvetica Neue" w:hAnsiTheme="minorHAnsi" w:cs="Helvetica Neue"/>
          <w:sz w:val="22"/>
          <w:szCs w:val="22"/>
          <w:u w:color="828792"/>
        </w:rPr>
        <w:t>2116 Jonathan Cir. Shelby Twp., MI 48317</w:t>
      </w:r>
    </w:p>
    <w:p w14:paraId="70D59FE6" w14:textId="77777777" w:rsidR="00C97B96" w:rsidRDefault="00C97B96"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11ED32AA" w14:textId="77777777" w:rsidR="00C04017" w:rsidRPr="007C5C61" w:rsidRDefault="00C04017" w:rsidP="00C04017">
      <w:pPr>
        <w:pStyle w:val="NormalWeb"/>
        <w:shd w:val="clear" w:color="auto" w:fill="FFFFFF"/>
        <w:spacing w:before="0" w:after="0" w:line="300" w:lineRule="atLeast"/>
        <w:rPr>
          <w:rFonts w:asciiTheme="minorHAnsi" w:eastAsia="Helvetica Neue" w:hAnsiTheme="minorHAnsi" w:cs="Helvetica Neue"/>
          <w:sz w:val="22"/>
          <w:szCs w:val="22"/>
          <w:u w:color="828792"/>
        </w:rPr>
      </w:pPr>
    </w:p>
    <w:p w14:paraId="1D938F94" w14:textId="5C17D32B" w:rsidR="007C5C61" w:rsidRPr="008C6CD5" w:rsidRDefault="00804316" w:rsidP="008C6CD5">
      <w:pPr>
        <w:rPr>
          <w:rFonts w:eastAsia="Times New Roman"/>
          <w:b/>
          <w:sz w:val="22"/>
          <w:szCs w:val="22"/>
          <w:bdr w:val="none" w:sz="0" w:space="0" w:color="auto"/>
        </w:rPr>
      </w:pPr>
      <w:r>
        <w:rPr>
          <w:rFonts w:asciiTheme="minorHAnsi" w:hAnsiTheme="minorHAnsi"/>
          <w:b/>
          <w:sz w:val="22"/>
          <w:szCs w:val="22"/>
          <w:u w:color="828792"/>
        </w:rPr>
        <w:t>DirtySnatcha Records, LLC</w:t>
      </w:r>
      <w:r w:rsidR="007C5C61" w:rsidRPr="00D44C8E">
        <w:rPr>
          <w:rFonts w:asciiTheme="minorHAnsi" w:hAnsiTheme="minorHAnsi"/>
          <w:b/>
          <w:sz w:val="22"/>
          <w:szCs w:val="22"/>
          <w:u w:color="828792"/>
        </w:rPr>
        <w:t>(“Label”)</w:t>
      </w:r>
      <w:r w:rsidR="007C5C61" w:rsidRPr="00D44C8E">
        <w:rPr>
          <w:rFonts w:asciiTheme="minorHAnsi" w:hAnsiTheme="minorHAnsi"/>
          <w:sz w:val="22"/>
          <w:szCs w:val="22"/>
          <w:u w:color="828792"/>
        </w:rPr>
        <w:t xml:space="preserve"> </w:t>
      </w:r>
      <w:r w:rsidR="00A84B4E">
        <w:rPr>
          <w:rFonts w:asciiTheme="minorHAnsi" w:hAnsiTheme="minorHAnsi"/>
          <w:sz w:val="22"/>
          <w:szCs w:val="22"/>
          <w:u w:color="828792"/>
        </w:rPr>
        <w:t>are</w:t>
      </w:r>
      <w:r w:rsidR="007C5C61" w:rsidRPr="00D44C8E">
        <w:rPr>
          <w:rFonts w:asciiTheme="minorHAnsi" w:hAnsiTheme="minorHAnsi"/>
          <w:sz w:val="22"/>
          <w:szCs w:val="22"/>
          <w:u w:color="828792"/>
        </w:rPr>
        <w:t xml:space="preserve"> delighted to have this opportunity to work with </w:t>
      </w:r>
      <w:ins w:id="16" w:author="Shannon Luttmer" w:date="2023-10-25T12:44:00Z">
        <w:r w:rsidR="00A84B4E">
          <w:rPr>
            <w:rFonts w:asciiTheme="minorHAnsi" w:eastAsia="Helvetica Neue" w:hAnsiTheme="minorHAnsi" w:cs="Helvetica Neue"/>
            <w:b/>
            <w:sz w:val="22"/>
            <w:szCs w:val="22"/>
            <w:u w:color="828792"/>
          </w:rPr>
          <w:t>Legal Name p/k/a: “performer name”</w:t>
        </w:r>
      </w:ins>
      <w:r w:rsidR="008C6CD5">
        <w:rPr>
          <w:rFonts w:asciiTheme="minorHAnsi" w:eastAsia="Helvetica Neue" w:hAnsiTheme="minorHAnsi" w:cs="Helvetica Neue"/>
          <w:b/>
          <w:sz w:val="22"/>
          <w:szCs w:val="22"/>
          <w:u w:color="828792"/>
        </w:rPr>
        <w:t xml:space="preserve"> </w:t>
      </w:r>
      <w:r w:rsidR="007C5C61" w:rsidRPr="00014DE8">
        <w:rPr>
          <w:rFonts w:asciiTheme="minorHAnsi" w:hAnsiTheme="minorHAnsi"/>
          <w:b/>
          <w:bCs/>
          <w:sz w:val="22"/>
          <w:szCs w:val="22"/>
          <w:u w:val="single" w:color="828792"/>
        </w:rPr>
        <w:t xml:space="preserve">collectively </w:t>
      </w:r>
      <w:r w:rsidR="007C5C61" w:rsidRPr="00D44C8E">
        <w:rPr>
          <w:rFonts w:asciiTheme="minorHAnsi" w:hAnsiTheme="minorHAnsi"/>
          <w:sz w:val="22"/>
          <w:szCs w:val="22"/>
          <w:u w:color="828792"/>
        </w:rPr>
        <w:t>(“</w:t>
      </w:r>
      <w:r w:rsidR="007C5C61" w:rsidRPr="00D44C8E">
        <w:rPr>
          <w:rFonts w:asciiTheme="minorHAnsi" w:hAnsiTheme="minorHAnsi"/>
          <w:b/>
          <w:bCs/>
          <w:sz w:val="22"/>
          <w:szCs w:val="22"/>
          <w:u w:color="828792"/>
        </w:rPr>
        <w:t>Artist</w:t>
      </w:r>
      <w:r w:rsidR="007C5C61" w:rsidRPr="00D44C8E">
        <w:rPr>
          <w:rFonts w:asciiTheme="minorHAnsi" w:hAnsiTheme="minorHAnsi"/>
          <w:sz w:val="22"/>
          <w:szCs w:val="22"/>
          <w:u w:color="828792"/>
        </w:rPr>
        <w:t>”) to distribute and exploit certain sound recordings and audiovisual works owned or controlled by Artist as further detailed herein.</w:t>
      </w:r>
    </w:p>
    <w:p w14:paraId="15A8EE5F" w14:textId="77777777" w:rsidR="004E3585" w:rsidRPr="007C5C61" w:rsidRDefault="004E3585" w:rsidP="004E3585">
      <w:pPr>
        <w:pStyle w:val="NormalWeb"/>
        <w:shd w:val="clear" w:color="auto" w:fill="FFFFFF"/>
        <w:spacing w:before="0" w:after="0" w:line="300" w:lineRule="atLeast"/>
        <w:rPr>
          <w:rFonts w:asciiTheme="minorHAnsi" w:hAnsiTheme="minorHAnsi" w:cs="Helvetica"/>
          <w:color w:val="2A2F3C"/>
          <w:sz w:val="22"/>
          <w:szCs w:val="22"/>
        </w:rPr>
      </w:pPr>
    </w:p>
    <w:p w14:paraId="2D61C3A6" w14:textId="2C68DAF1" w:rsidR="00A268DD" w:rsidRPr="007C5C61" w:rsidRDefault="00DC7E14">
      <w:pPr>
        <w:pStyle w:val="NormalWeb"/>
        <w:shd w:val="clear" w:color="auto" w:fill="FFFFFF"/>
        <w:spacing w:before="0" w:after="150" w:line="300" w:lineRule="atLeast"/>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The agreement is conditional upon Artist controlling all right, title and interest in and to the record</w:t>
      </w:r>
      <w:r w:rsidR="007127EC" w:rsidRPr="007C5C61">
        <w:rPr>
          <w:rFonts w:asciiTheme="minorHAnsi" w:hAnsiTheme="minorHAnsi"/>
          <w:color w:val="auto"/>
          <w:sz w:val="22"/>
          <w:szCs w:val="22"/>
          <w:u w:color="828792"/>
        </w:rPr>
        <w:t>ings of the musical composition</w:t>
      </w:r>
      <w:r w:rsidRPr="007C5C61">
        <w:rPr>
          <w:rFonts w:asciiTheme="minorHAnsi" w:hAnsiTheme="minorHAnsi"/>
          <w:color w:val="auto"/>
          <w:sz w:val="22"/>
          <w:szCs w:val="22"/>
          <w:u w:color="828792"/>
        </w:rPr>
        <w:t xml:space="preserve"> (the “</w:t>
      </w:r>
      <w:r w:rsidRPr="007C5C61">
        <w:rPr>
          <w:rFonts w:asciiTheme="minorHAnsi" w:hAnsiTheme="minorHAnsi"/>
          <w:b/>
          <w:bCs/>
          <w:color w:val="auto"/>
          <w:sz w:val="22"/>
          <w:szCs w:val="22"/>
          <w:u w:color="828792"/>
        </w:rPr>
        <w:t>Composition</w:t>
      </w:r>
      <w:r w:rsidRPr="007C5C61">
        <w:rPr>
          <w:rFonts w:asciiTheme="minorHAnsi" w:hAnsiTheme="minorHAnsi"/>
          <w:color w:val="auto"/>
          <w:sz w:val="22"/>
          <w:szCs w:val="22"/>
          <w:u w:color="828792"/>
        </w:rPr>
        <w:t>”) embodied as audio-only or audiovisual recordings and listed in Schedule ‘A’ hereto (the “</w:t>
      </w:r>
      <w:r w:rsidRPr="007C5C61">
        <w:rPr>
          <w:rFonts w:asciiTheme="minorHAnsi" w:hAnsiTheme="minorHAnsi"/>
          <w:b/>
          <w:bCs/>
          <w:color w:val="auto"/>
          <w:sz w:val="22"/>
          <w:szCs w:val="22"/>
          <w:u w:color="828792"/>
        </w:rPr>
        <w:t>Master</w:t>
      </w:r>
      <w:r w:rsidRPr="007C5C61">
        <w:rPr>
          <w:rFonts w:asciiTheme="minorHAnsi" w:hAnsiTheme="minorHAnsi"/>
          <w:color w:val="auto"/>
          <w:sz w:val="22"/>
          <w:szCs w:val="22"/>
          <w:u w:color="828792"/>
        </w:rPr>
        <w:t>”) for the Territory (as defined below), including without limitation all copyrights, free and clear of any claims, encumbrances or rights of any other person.</w:t>
      </w:r>
    </w:p>
    <w:p w14:paraId="1A9B8AED" w14:textId="77777777" w:rsidR="00A268DD" w:rsidRDefault="00DC7E14">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In consideration </w:t>
      </w:r>
      <w:proofErr w:type="gramStart"/>
      <w:r w:rsidRPr="007C5C61">
        <w:rPr>
          <w:rFonts w:asciiTheme="minorHAnsi" w:hAnsiTheme="minorHAnsi"/>
          <w:color w:val="auto"/>
          <w:sz w:val="22"/>
          <w:szCs w:val="22"/>
          <w:u w:color="828792"/>
        </w:rPr>
        <w:t>for</w:t>
      </w:r>
      <w:proofErr w:type="gramEnd"/>
      <w:r w:rsidRPr="007C5C61">
        <w:rPr>
          <w:rFonts w:asciiTheme="minorHAnsi" w:hAnsiTheme="minorHAnsi"/>
          <w:color w:val="auto"/>
          <w:sz w:val="22"/>
          <w:szCs w:val="22"/>
          <w:u w:color="828792"/>
        </w:rPr>
        <w:t xml:space="preserve"> the respective covenants, agreements, representations, warranties and indemnities of the parties contained herein and for other good and valuable consideration (the receipt and sufficiency of which are hereby acknowledged by each party), the parties agree as follows:</w:t>
      </w:r>
    </w:p>
    <w:p w14:paraId="2753DA71" w14:textId="6B875FAD" w:rsidR="00AE41E6" w:rsidRDefault="00AE41E6">
      <w:pPr>
        <w:rPr>
          <w:rFonts w:asciiTheme="minorHAnsi" w:eastAsia="Times" w:hAnsiTheme="minorHAnsi" w:cs="Times"/>
          <w:sz w:val="22"/>
          <w:szCs w:val="22"/>
          <w:u w:color="828792"/>
        </w:rPr>
      </w:pPr>
      <w:r>
        <w:rPr>
          <w:rFonts w:asciiTheme="minorHAnsi" w:hAnsiTheme="minorHAnsi"/>
          <w:sz w:val="22"/>
          <w:szCs w:val="22"/>
          <w:u w:color="828792"/>
        </w:rPr>
        <w:br w:type="page"/>
      </w:r>
    </w:p>
    <w:p w14:paraId="436E517B" w14:textId="77777777" w:rsidR="00AE41E6" w:rsidRPr="007C5C61" w:rsidRDefault="00AE41E6">
      <w:pPr>
        <w:pStyle w:val="NormalWeb"/>
        <w:shd w:val="clear" w:color="auto" w:fill="FFFFFF"/>
        <w:spacing w:before="0" w:after="150" w:line="300" w:lineRule="atLeast"/>
        <w:rPr>
          <w:rFonts w:asciiTheme="minorHAnsi" w:eastAsia="Helvetica Neue" w:hAnsiTheme="minorHAnsi" w:cs="Helvetica Neue"/>
          <w:color w:val="auto"/>
          <w:sz w:val="22"/>
          <w:szCs w:val="22"/>
          <w:u w:color="828792"/>
        </w:rPr>
      </w:pPr>
    </w:p>
    <w:p w14:paraId="0B513DD3" w14:textId="77777777" w:rsidR="004B1D90" w:rsidRPr="007C5C61" w:rsidRDefault="00DC7E14" w:rsidP="00613634">
      <w:pPr>
        <w:pStyle w:val="Style1"/>
        <w:rPr>
          <w:rFonts w:eastAsia="Helvetica Neue" w:cs="Helvetica Neue"/>
        </w:rPr>
      </w:pPr>
      <w:r w:rsidRPr="007C5C61">
        <w:t>TERRITORY</w:t>
      </w:r>
    </w:p>
    <w:p w14:paraId="2F460017" w14:textId="7C513836" w:rsidR="004B1D90" w:rsidRPr="007C5C61" w:rsidRDefault="00DC7E14" w:rsidP="00C35495">
      <w:pPr>
        <w:pStyle w:val="Style4"/>
        <w:rPr>
          <w:rFonts w:eastAsia="Helvetica Neue" w:cs="Helvetica Neue"/>
        </w:rPr>
      </w:pPr>
      <w:r w:rsidRPr="007C5C61">
        <w:t xml:space="preserve">As used herein, the “Territory” shall mean the </w:t>
      </w:r>
      <w:r w:rsidR="008251EC">
        <w:t>U</w:t>
      </w:r>
      <w:r w:rsidR="003A7D11">
        <w:t>niverse</w:t>
      </w:r>
      <w:r w:rsidR="008251EC">
        <w:t xml:space="preserve">, </w:t>
      </w:r>
      <w:r w:rsidR="008251EC" w:rsidRPr="008251EC">
        <w:t>including all territories, real or virtual, whether known or unknown, and shall encompass any and all current and future methods, media, and platforms."</w:t>
      </w:r>
    </w:p>
    <w:p w14:paraId="305CF87F" w14:textId="7B91FC33" w:rsidR="00A268DD" w:rsidRPr="007C5C61" w:rsidRDefault="00DC7E14" w:rsidP="0090337E">
      <w:pPr>
        <w:pStyle w:val="NormalWeb"/>
        <w:numPr>
          <w:ilvl w:val="0"/>
          <w:numId w:val="14"/>
        </w:numPr>
        <w:shd w:val="clear" w:color="auto" w:fill="FFFFFF"/>
        <w:spacing w:before="0" w:after="150" w:line="300" w:lineRule="atLeast"/>
        <w:rPr>
          <w:rFonts w:asciiTheme="minorHAnsi" w:eastAsia="Helvetica Neue" w:hAnsiTheme="minorHAnsi" w:cs="Helvetica Neue"/>
          <w:color w:val="auto"/>
          <w:sz w:val="22"/>
          <w:szCs w:val="22"/>
          <w:u w:color="828792"/>
        </w:rPr>
      </w:pPr>
      <w:r w:rsidRPr="007C5C61">
        <w:rPr>
          <w:rFonts w:asciiTheme="minorHAnsi" w:hAnsiTheme="minorHAnsi"/>
          <w:b/>
          <w:bCs/>
          <w:color w:val="auto"/>
          <w:sz w:val="22"/>
          <w:szCs w:val="22"/>
          <w:u w:color="828792"/>
        </w:rPr>
        <w:t>LICENSE PERIOD</w:t>
      </w:r>
    </w:p>
    <w:p w14:paraId="4342715B" w14:textId="77777777" w:rsidR="00C35495" w:rsidRPr="007C5C61" w:rsidRDefault="00C35495" w:rsidP="00C35495">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2B28C838" w14:textId="33AD1EFA" w:rsidR="00B43D12" w:rsidRPr="007C5C61" w:rsidRDefault="00131F4B" w:rsidP="00C35495">
      <w:pPr>
        <w:pStyle w:val="Style4"/>
        <w:rPr>
          <w:rFonts w:eastAsia="Helvetica Neue" w:cs="Helvetica Neue"/>
        </w:rPr>
      </w:pPr>
      <w:r>
        <w:t>“</w:t>
      </w:r>
      <w:r w:rsidRPr="00131F4B">
        <w:t>License Period</w:t>
      </w:r>
      <w:r>
        <w:t>”</w:t>
      </w:r>
      <w:r w:rsidRPr="00131F4B">
        <w:t xml:space="preserve"> shall commence on the Effective Date and shall remain in effect in perpetuity unless terminated earlier in accordance with the terms of this Agreement</w:t>
      </w:r>
    </w:p>
    <w:p w14:paraId="50F6CF06" w14:textId="4DF42B2A" w:rsidR="00A268DD" w:rsidRPr="007C5C61" w:rsidRDefault="00DC7E14" w:rsidP="00B43D12">
      <w:pPr>
        <w:pStyle w:val="NormalWeb"/>
        <w:numPr>
          <w:ilvl w:val="0"/>
          <w:numId w:val="14"/>
        </w:numPr>
        <w:shd w:val="clear" w:color="auto" w:fill="FFFFFF"/>
        <w:spacing w:before="0" w:after="150" w:line="300" w:lineRule="atLeast"/>
        <w:outlineLvl w:val="0"/>
        <w:rPr>
          <w:rFonts w:asciiTheme="minorHAnsi" w:eastAsia="Helvetica Neue" w:hAnsiTheme="minorHAnsi" w:cs="Helvetica Neue"/>
          <w:color w:val="auto"/>
          <w:sz w:val="22"/>
          <w:szCs w:val="22"/>
          <w:u w:color="828792"/>
        </w:rPr>
      </w:pPr>
      <w:r w:rsidRPr="007C5C61">
        <w:rPr>
          <w:rFonts w:asciiTheme="minorHAnsi" w:hAnsiTheme="minorHAnsi"/>
          <w:b/>
          <w:bCs/>
          <w:color w:val="auto"/>
          <w:sz w:val="22"/>
          <w:szCs w:val="22"/>
          <w:u w:color="828792"/>
        </w:rPr>
        <w:t>GRANT OF RIGHTS</w:t>
      </w:r>
    </w:p>
    <w:p w14:paraId="1AEAE4C0" w14:textId="77777777" w:rsidR="00C35495" w:rsidRPr="007C5C61" w:rsidRDefault="00C35495" w:rsidP="00C35495">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1C1F7FB1" w14:textId="72CE2AE6" w:rsidR="00E31400" w:rsidRPr="008A183D" w:rsidRDefault="002951FF" w:rsidP="00884C50">
      <w:pPr>
        <w:pStyle w:val="Style4"/>
      </w:pPr>
      <w:r>
        <w:t xml:space="preserve"> The Artists, collectively and individually, </w:t>
      </w:r>
      <w:r w:rsidRPr="00783286">
        <w:t>hereby grants to Label an exclusive irrevocable license, in the Territory during the License period to manufacture, sell, distribute, market, publicly perform, and otherwise exploit the Masters in all manner and media now in existence or hereinafter devised</w:t>
      </w:r>
    </w:p>
    <w:p w14:paraId="655D2D5D" w14:textId="77777777" w:rsidR="00A268DD" w:rsidRPr="007C5C61" w:rsidRDefault="00DC7E14" w:rsidP="00DA2F11">
      <w:pPr>
        <w:pStyle w:val="NormalWeb"/>
        <w:numPr>
          <w:ilvl w:val="0"/>
          <w:numId w:val="3"/>
        </w:numPr>
        <w:shd w:val="clear" w:color="auto" w:fill="FFFFFF"/>
        <w:tabs>
          <w:tab w:val="clear" w:pos="326"/>
          <w:tab w:val="num" w:pos="709"/>
          <w:tab w:val="left" w:pos="851"/>
        </w:tabs>
        <w:spacing w:before="0" w:after="150" w:line="300" w:lineRule="atLeast"/>
        <w:ind w:left="1418" w:hanging="567"/>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 xml:space="preserve">the exclusive right to manufacture, distribute, lease and sell in the Territory Records derived from the Masters in any and all </w:t>
      </w:r>
      <w:proofErr w:type="gramStart"/>
      <w:r w:rsidRPr="007C5C61">
        <w:rPr>
          <w:rFonts w:asciiTheme="minorHAnsi" w:hAnsiTheme="minorHAnsi"/>
          <w:color w:val="auto"/>
          <w:sz w:val="22"/>
          <w:szCs w:val="22"/>
          <w:u w:color="828792"/>
        </w:rPr>
        <w:t>formats;</w:t>
      </w:r>
      <w:proofErr w:type="gramEnd"/>
    </w:p>
    <w:p w14:paraId="42A2307C"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 xml:space="preserve">the exclusive right to advertise, promote and market such Records in the </w:t>
      </w:r>
      <w:proofErr w:type="gramStart"/>
      <w:r w:rsidRPr="007C5C61">
        <w:rPr>
          <w:rFonts w:asciiTheme="minorHAnsi" w:hAnsiTheme="minorHAnsi"/>
          <w:color w:val="auto"/>
          <w:sz w:val="22"/>
          <w:szCs w:val="22"/>
          <w:u w:color="828792"/>
        </w:rPr>
        <w:t>Territory;</w:t>
      </w:r>
      <w:proofErr w:type="gramEnd"/>
    </w:p>
    <w:p w14:paraId="632AEDDF"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publicly perform and broadcast, and to authorize others to publicly perform and broadcast, the Masters in the </w:t>
      </w:r>
      <w:proofErr w:type="gramStart"/>
      <w:r w:rsidRPr="007C5C61">
        <w:rPr>
          <w:rFonts w:asciiTheme="minorHAnsi" w:hAnsiTheme="minorHAnsi"/>
          <w:color w:val="auto"/>
          <w:sz w:val="22"/>
          <w:szCs w:val="22"/>
          <w:u w:color="828792"/>
        </w:rPr>
        <w:t>Territory;</w:t>
      </w:r>
      <w:proofErr w:type="gramEnd"/>
    </w:p>
    <w:p w14:paraId="00F46247" w14:textId="7B66CDF1"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synchronize, and to authorize others to synchronize, the Masters with motion pictures, television programs and other audiovisual works which are produced in the Territory for exploitation throughout the </w:t>
      </w:r>
      <w:r w:rsidR="00AB76C9">
        <w:rPr>
          <w:rFonts w:asciiTheme="minorHAnsi" w:hAnsiTheme="minorHAnsi"/>
          <w:color w:val="auto"/>
          <w:sz w:val="22"/>
          <w:szCs w:val="22"/>
          <w:u w:color="828792"/>
        </w:rPr>
        <w:t>universe</w:t>
      </w:r>
      <w:r w:rsidRPr="007C5C61">
        <w:rPr>
          <w:rFonts w:asciiTheme="minorHAnsi" w:hAnsiTheme="minorHAnsi"/>
          <w:color w:val="auto"/>
          <w:sz w:val="22"/>
          <w:szCs w:val="22"/>
          <w:u w:color="828792"/>
        </w:rPr>
        <w:t xml:space="preserve"> (each, a “Master Use License”)</w:t>
      </w:r>
      <w:r w:rsidR="00F30CB7">
        <w:rPr>
          <w:rFonts w:asciiTheme="minorHAnsi" w:hAnsiTheme="minorHAnsi"/>
          <w:color w:val="auto"/>
          <w:sz w:val="22"/>
          <w:szCs w:val="22"/>
          <w:u w:color="828792"/>
        </w:rPr>
        <w:t xml:space="preserve"> </w:t>
      </w:r>
      <w:r w:rsidR="00F30CB7" w:rsidRPr="00F30CB7">
        <w:rPr>
          <w:rFonts w:asciiTheme="minorHAnsi" w:hAnsiTheme="minorHAnsi"/>
          <w:color w:val="auto"/>
          <w:sz w:val="22"/>
          <w:szCs w:val="22"/>
          <w:u w:color="828792"/>
        </w:rPr>
        <w:t xml:space="preserve">and the non-exclusive right to synchronize, and to authorize others to synchronize, the Controlled Compositions (as defined below) with motion pictures, television programs and other audiovisual works which are produced in the Territory for exploitation throughout the </w:t>
      </w:r>
      <w:r w:rsidR="00AB76C9">
        <w:rPr>
          <w:rFonts w:asciiTheme="minorHAnsi" w:hAnsiTheme="minorHAnsi"/>
          <w:color w:val="auto"/>
          <w:sz w:val="22"/>
          <w:szCs w:val="22"/>
          <w:u w:color="828792"/>
        </w:rPr>
        <w:t>universe</w:t>
      </w:r>
      <w:r w:rsidR="00F30CB7" w:rsidRPr="00F30CB7">
        <w:rPr>
          <w:rFonts w:asciiTheme="minorHAnsi" w:hAnsiTheme="minorHAnsi"/>
          <w:color w:val="auto"/>
          <w:sz w:val="22"/>
          <w:szCs w:val="22"/>
          <w:u w:color="828792"/>
        </w:rPr>
        <w:t xml:space="preserve"> (each, a “CC Synch License”)</w:t>
      </w:r>
      <w:r w:rsidR="00D03F1D" w:rsidRPr="007C5C61">
        <w:rPr>
          <w:rFonts w:asciiTheme="minorHAnsi" w:hAnsiTheme="minorHAnsi"/>
          <w:color w:val="auto"/>
          <w:sz w:val="22"/>
          <w:szCs w:val="22"/>
          <w:u w:color="828792"/>
        </w:rPr>
        <w:t xml:space="preserve">. </w:t>
      </w:r>
      <w:r w:rsidR="00F30CB7" w:rsidRPr="00F30CB7">
        <w:rPr>
          <w:rFonts w:asciiTheme="minorHAnsi" w:hAnsiTheme="minorHAnsi"/>
          <w:color w:val="auto"/>
          <w:sz w:val="22"/>
          <w:szCs w:val="22"/>
          <w:u w:color="828792"/>
        </w:rPr>
        <w:t xml:space="preserve">Each Master Use License, along with its corresponding CC Synch License shall be collectively referred to as a “Synchronization License”. The term of any non-exclusive Synchronization License may extend beyond the License </w:t>
      </w:r>
      <w:proofErr w:type="gramStart"/>
      <w:r w:rsidR="00F30CB7" w:rsidRPr="00F30CB7">
        <w:rPr>
          <w:rFonts w:asciiTheme="minorHAnsi" w:hAnsiTheme="minorHAnsi"/>
          <w:color w:val="auto"/>
          <w:sz w:val="22"/>
          <w:szCs w:val="22"/>
          <w:u w:color="828792"/>
        </w:rPr>
        <w:t>Period</w:t>
      </w:r>
      <w:r w:rsidR="00D03F1D" w:rsidRPr="007C5C61">
        <w:rPr>
          <w:rFonts w:asciiTheme="minorHAnsi" w:hAnsiTheme="minorHAnsi"/>
          <w:color w:val="auto"/>
          <w:sz w:val="22"/>
          <w:szCs w:val="22"/>
          <w:u w:color="828792"/>
        </w:rPr>
        <w:t>;</w:t>
      </w:r>
      <w:proofErr w:type="gramEnd"/>
    </w:p>
    <w:p w14:paraId="3A6ADE3D"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distribute and sell Records derived from the </w:t>
      </w:r>
      <w:proofErr w:type="gramStart"/>
      <w:r w:rsidRPr="007C5C61">
        <w:rPr>
          <w:rFonts w:asciiTheme="minorHAnsi" w:hAnsiTheme="minorHAnsi"/>
          <w:color w:val="auto"/>
          <w:sz w:val="22"/>
          <w:szCs w:val="22"/>
          <w:u w:color="828792"/>
        </w:rPr>
        <w:t>Masters</w:t>
      </w:r>
      <w:proofErr w:type="gramEnd"/>
      <w:r w:rsidRPr="007C5C61">
        <w:rPr>
          <w:rFonts w:asciiTheme="minorHAnsi" w:hAnsiTheme="minorHAnsi"/>
          <w:color w:val="auto"/>
          <w:sz w:val="22"/>
          <w:szCs w:val="22"/>
          <w:u w:color="828792"/>
        </w:rPr>
        <w:t xml:space="preserve"> by means of digital transmission or so-called “electronic transmission”; and</w:t>
      </w:r>
    </w:p>
    <w:p w14:paraId="30DC9697" w14:textId="77777777"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couple, and to authorize others to couple, the </w:t>
      </w:r>
      <w:proofErr w:type="gramStart"/>
      <w:r w:rsidRPr="007C5C61">
        <w:rPr>
          <w:rFonts w:asciiTheme="minorHAnsi" w:hAnsiTheme="minorHAnsi"/>
          <w:color w:val="auto"/>
          <w:sz w:val="22"/>
          <w:szCs w:val="22"/>
          <w:u w:color="828792"/>
        </w:rPr>
        <w:t>Masters</w:t>
      </w:r>
      <w:proofErr w:type="gramEnd"/>
      <w:r w:rsidRPr="007C5C61">
        <w:rPr>
          <w:rFonts w:asciiTheme="minorHAnsi" w:hAnsiTheme="minorHAnsi"/>
          <w:color w:val="auto"/>
          <w:sz w:val="22"/>
          <w:szCs w:val="22"/>
          <w:u w:color="828792"/>
        </w:rPr>
        <w:t xml:space="preserve"> with masters by other artists for inclusion so-called ‘compilation’ records, including without limitation, consumer compilation Records, promotional </w:t>
      </w:r>
      <w:r w:rsidRPr="007C5C61">
        <w:rPr>
          <w:rFonts w:asciiTheme="minorHAnsi" w:hAnsiTheme="minorHAnsi"/>
          <w:color w:val="auto"/>
          <w:sz w:val="22"/>
          <w:szCs w:val="22"/>
          <w:u w:color="828792"/>
        </w:rPr>
        <w:lastRenderedPageBreak/>
        <w:t>Records, non-retail jukebox compilations, sampler-type Records and programs for us on public transportation carriers and facilities (each a “Compilation Record”).</w:t>
      </w:r>
    </w:p>
    <w:p w14:paraId="1989E84A" w14:textId="2EA1A3F0"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w:t>
      </w:r>
      <w:r w:rsidR="00D03F1D" w:rsidRPr="007C5C61">
        <w:rPr>
          <w:rFonts w:asciiTheme="minorHAnsi" w:hAnsiTheme="minorHAnsi"/>
          <w:color w:val="auto"/>
          <w:sz w:val="22"/>
          <w:szCs w:val="22"/>
          <w:u w:color="828792"/>
        </w:rPr>
        <w:t>distribute and exploit</w:t>
      </w:r>
      <w:r w:rsidRPr="007C5C61">
        <w:rPr>
          <w:rFonts w:asciiTheme="minorHAnsi" w:hAnsiTheme="minorHAnsi"/>
          <w:color w:val="auto"/>
          <w:sz w:val="22"/>
          <w:szCs w:val="22"/>
          <w:u w:color="828792"/>
        </w:rPr>
        <w:t xml:space="preserve"> the </w:t>
      </w:r>
      <w:proofErr w:type="gramStart"/>
      <w:r w:rsidRPr="007C5C61">
        <w:rPr>
          <w:rFonts w:asciiTheme="minorHAnsi" w:hAnsiTheme="minorHAnsi"/>
          <w:color w:val="auto"/>
          <w:sz w:val="22"/>
          <w:szCs w:val="22"/>
          <w:u w:color="828792"/>
        </w:rPr>
        <w:t>Masters</w:t>
      </w:r>
      <w:proofErr w:type="gramEnd"/>
      <w:r w:rsidRPr="007C5C61">
        <w:rPr>
          <w:rFonts w:asciiTheme="minorHAnsi" w:hAnsiTheme="minorHAnsi"/>
          <w:color w:val="auto"/>
          <w:sz w:val="22"/>
          <w:szCs w:val="22"/>
          <w:u w:color="828792"/>
        </w:rPr>
        <w:t xml:space="preserve"> on </w:t>
      </w:r>
      <w:r w:rsidR="00D03F1D" w:rsidRPr="007C5C61">
        <w:rPr>
          <w:rFonts w:asciiTheme="minorHAnsi" w:hAnsiTheme="minorHAnsi"/>
          <w:color w:val="auto"/>
          <w:sz w:val="22"/>
          <w:szCs w:val="22"/>
          <w:u w:color="828792"/>
        </w:rPr>
        <w:t>so-called streaming services</w:t>
      </w:r>
      <w:r w:rsidRPr="007C5C61">
        <w:rPr>
          <w:rFonts w:asciiTheme="minorHAnsi" w:hAnsiTheme="minorHAnsi"/>
          <w:color w:val="auto"/>
          <w:sz w:val="22"/>
          <w:szCs w:val="22"/>
          <w:u w:color="828792"/>
        </w:rPr>
        <w:t xml:space="preserve"> and or websites such as but not limited to www.youtube.com, www.soundcloud.com, www.spotify.com, www.pandora.com in the </w:t>
      </w:r>
      <w:r w:rsidR="00D03F1D" w:rsidRPr="007C5C61">
        <w:rPr>
          <w:rFonts w:asciiTheme="minorHAnsi" w:hAnsiTheme="minorHAnsi"/>
          <w:color w:val="auto"/>
          <w:sz w:val="22"/>
          <w:szCs w:val="22"/>
          <w:u w:color="828792"/>
        </w:rPr>
        <w:t>Territory</w:t>
      </w:r>
      <w:r w:rsidRPr="007C5C61">
        <w:rPr>
          <w:rFonts w:asciiTheme="minorHAnsi" w:hAnsiTheme="minorHAnsi"/>
          <w:color w:val="auto"/>
          <w:sz w:val="22"/>
          <w:szCs w:val="22"/>
          <w:u w:color="828792"/>
        </w:rPr>
        <w:t>.</w:t>
      </w:r>
    </w:p>
    <w:p w14:paraId="5AA112A8" w14:textId="56539870" w:rsidR="00A268DD" w:rsidRPr="007C5C61" w:rsidRDefault="00DC7E14" w:rsidP="00DA2F11">
      <w:pPr>
        <w:pStyle w:val="NormalWeb"/>
        <w:numPr>
          <w:ilvl w:val="0"/>
          <w:numId w:val="3"/>
        </w:numPr>
        <w:shd w:val="clear" w:color="auto" w:fill="FFFFFF"/>
        <w:tabs>
          <w:tab w:val="clear" w:pos="326"/>
          <w:tab w:val="left" w:pos="720"/>
          <w:tab w:val="left" w:pos="1418"/>
        </w:tabs>
        <w:spacing w:before="0" w:after="150" w:line="300" w:lineRule="atLeast"/>
        <w:ind w:left="1418" w:hanging="567"/>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the exclusive right to </w:t>
      </w:r>
      <w:r w:rsidR="00D03F1D" w:rsidRPr="007C5C61">
        <w:rPr>
          <w:rFonts w:asciiTheme="minorHAnsi" w:hAnsiTheme="minorHAnsi"/>
          <w:color w:val="auto"/>
          <w:sz w:val="22"/>
          <w:szCs w:val="22"/>
          <w:u w:color="828792"/>
        </w:rPr>
        <w:t>license</w:t>
      </w:r>
      <w:r w:rsidRPr="007C5C61">
        <w:rPr>
          <w:rFonts w:asciiTheme="minorHAnsi" w:hAnsiTheme="minorHAnsi"/>
          <w:color w:val="auto"/>
          <w:sz w:val="22"/>
          <w:szCs w:val="22"/>
          <w:u w:color="828792"/>
        </w:rPr>
        <w:t xml:space="preserve"> the </w:t>
      </w:r>
      <w:proofErr w:type="gramStart"/>
      <w:r w:rsidRPr="007C5C61">
        <w:rPr>
          <w:rFonts w:asciiTheme="minorHAnsi" w:hAnsiTheme="minorHAnsi"/>
          <w:color w:val="auto"/>
          <w:sz w:val="22"/>
          <w:szCs w:val="22"/>
          <w:u w:color="828792"/>
        </w:rPr>
        <w:t>Masters</w:t>
      </w:r>
      <w:proofErr w:type="gramEnd"/>
      <w:r w:rsidR="00D03F1D" w:rsidRPr="007C5C61">
        <w:rPr>
          <w:rFonts w:asciiTheme="minorHAnsi" w:hAnsiTheme="minorHAnsi"/>
          <w:color w:val="auto"/>
          <w:sz w:val="22"/>
          <w:szCs w:val="22"/>
          <w:u w:color="828792"/>
        </w:rPr>
        <w:t xml:space="preserve"> alone or in conjunction with other master recordings for us</w:t>
      </w:r>
      <w:r w:rsidR="005E0308" w:rsidRPr="007C5C61">
        <w:rPr>
          <w:rFonts w:asciiTheme="minorHAnsi" w:hAnsiTheme="minorHAnsi"/>
          <w:color w:val="auto"/>
          <w:sz w:val="22"/>
          <w:szCs w:val="22"/>
          <w:u w:color="828792"/>
        </w:rPr>
        <w:t>e</w:t>
      </w:r>
      <w:r w:rsidRPr="007C5C61">
        <w:rPr>
          <w:rFonts w:asciiTheme="minorHAnsi" w:hAnsiTheme="minorHAnsi"/>
          <w:color w:val="auto"/>
          <w:sz w:val="22"/>
          <w:szCs w:val="22"/>
          <w:u w:color="828792"/>
        </w:rPr>
        <w:t xml:space="preserve"> on podcas</w:t>
      </w:r>
      <w:r w:rsidR="005E0308" w:rsidRPr="007C5C61">
        <w:rPr>
          <w:rFonts w:asciiTheme="minorHAnsi" w:hAnsiTheme="minorHAnsi"/>
          <w:color w:val="auto"/>
          <w:sz w:val="22"/>
          <w:szCs w:val="22"/>
          <w:u w:color="828792"/>
        </w:rPr>
        <w:t>ts.</w:t>
      </w:r>
    </w:p>
    <w:p w14:paraId="394FD706" w14:textId="77777777" w:rsidR="00547F8A" w:rsidRDefault="00A505A3" w:rsidP="007861C3">
      <w:pPr>
        <w:pStyle w:val="Style4"/>
      </w:pPr>
      <w:r w:rsidRPr="00A505A3">
        <w:t>The Artist hereby irrevocably assigns, conveys, and sets over to the Label’s publishing designee (“Publisher”) 100% ownership of the Publisher’s Share of the worldwide copyright (including all renewals and extensions) in the Compositions embodied in the Masters (the “Published Compositions”). The Publisher shall retain exclusive rights to administer, exploit, and collect all revenue associated with the Publisher’s Share. The Artist retains 100% of the Writer’s Share of performance royalties, which shall be registered and collected through their applicable PRO (BMI or ASCAP).</w:t>
      </w:r>
    </w:p>
    <w:p w14:paraId="08381F97" w14:textId="3C1ED0E2" w:rsidR="007861C3" w:rsidRDefault="002926C2" w:rsidP="007861C3">
      <w:pPr>
        <w:pStyle w:val="Style4"/>
      </w:pPr>
      <w:r w:rsidRPr="002926C2">
        <w:t xml:space="preserve">The Publisher shall retain all revenue derived from the Publisher’s Share of the Published Compositions, including but not limited to synchronization, mechanical, and performance royalties, less any reasonable deductions for administration and exploitation. The Artist shall be entitled to receive 100% of the Writer’s Share of performance royalties directly from their applicable PRO. If the Publisher collects the Writer’s Share on behalf of the Artist, such amounts shall be remitted to the Artist within thirty (30) days of receipt by the </w:t>
      </w:r>
      <w:proofErr w:type="gramStart"/>
      <w:r w:rsidRPr="002926C2">
        <w:t>Publisher.</w:t>
      </w:r>
      <w:r w:rsidR="007861C3">
        <w:t>.</w:t>
      </w:r>
      <w:proofErr w:type="gramEnd"/>
      <w:r w:rsidR="007861C3" w:rsidRPr="002951FF">
        <w:t xml:space="preserve"> </w:t>
      </w:r>
    </w:p>
    <w:p w14:paraId="5540D670" w14:textId="3753D9E2" w:rsidR="0038576E" w:rsidRPr="007C5C61" w:rsidRDefault="00B64547" w:rsidP="00D03CC4">
      <w:pPr>
        <w:pStyle w:val="Style4"/>
        <w:rPr>
          <w:rFonts w:eastAsia="Helvetica Neue" w:cs="Helvetica Neue"/>
        </w:rPr>
      </w:pPr>
      <w:r w:rsidRPr="007C5C61">
        <w:t>Label</w:t>
      </w:r>
      <w:r w:rsidR="00DC7E14" w:rsidRPr="007C5C61">
        <w:t xml:space="preserve"> shall have the right, in the Territory during the License Period and the Sell-Off Period, to use, and authori</w:t>
      </w:r>
      <w:r w:rsidR="00BB4A72" w:rsidRPr="007C5C61">
        <w:t>ze others to use:</w:t>
      </w:r>
      <w:r w:rsidR="00DC7E14" w:rsidRPr="007C5C61">
        <w:t xml:space="preserve"> the names, approved likenesses, approved photographs and approved biographies of Artist and each other person performing in or rendering services in connection with Masters in the form approved by the Artist, solely for the purpose of advertising, promoting and marketing the Masters and for general goodwill advertising for the benefit of </w:t>
      </w:r>
      <w:r w:rsidRPr="007C5C61">
        <w:t>Label</w:t>
      </w:r>
      <w:r w:rsidR="00BB4A72" w:rsidRPr="007C5C61">
        <w:t>’s</w:t>
      </w:r>
      <w:r w:rsidR="00DC7E14" w:rsidRPr="007C5C61">
        <w:t xml:space="preserve"> music business activities provided that </w:t>
      </w:r>
      <w:r w:rsidR="00EF2325" w:rsidRPr="007C5C61">
        <w:t xml:space="preserve">no </w:t>
      </w:r>
      <w:r w:rsidR="00DC7E14" w:rsidRPr="007C5C61">
        <w:t xml:space="preserve">such </w:t>
      </w:r>
      <w:r w:rsidR="00EF2325" w:rsidRPr="007C5C61">
        <w:t>shall directly endorse the goods or services of a third party</w:t>
      </w:r>
      <w:r w:rsidR="00DC7E14" w:rsidRPr="007C5C61">
        <w:t>.</w:t>
      </w:r>
      <w:r w:rsidR="00EF2325" w:rsidRPr="007C5C61">
        <w:t xml:space="preserve">  Artist’s approval shall only be required once per photo, image or bio to be used and shall be deemed given if no response to the contrary is provided by Artist within </w:t>
      </w:r>
      <w:r w:rsidR="00003F96">
        <w:t>ten</w:t>
      </w:r>
      <w:r w:rsidR="00003F96" w:rsidRPr="007C5C61">
        <w:t xml:space="preserve"> </w:t>
      </w:r>
      <w:r w:rsidR="00EF2325" w:rsidRPr="007C5C61">
        <w:t>(</w:t>
      </w:r>
      <w:r w:rsidR="00003F96">
        <w:t>10</w:t>
      </w:r>
      <w:r w:rsidR="00EF2325" w:rsidRPr="007C5C61">
        <w:t>) business days of Label’s approval request.</w:t>
      </w:r>
    </w:p>
    <w:p w14:paraId="7BE90444" w14:textId="77777777" w:rsidR="00D03CC4" w:rsidRPr="007C5C61" w:rsidRDefault="00B64547" w:rsidP="00D03CC4">
      <w:pPr>
        <w:pStyle w:val="Style4"/>
        <w:rPr>
          <w:rFonts w:eastAsia="Helvetica Neue" w:cs="Helvetica Neue"/>
        </w:rPr>
      </w:pPr>
      <w:r w:rsidRPr="007C5C61">
        <w:t>Label</w:t>
      </w:r>
      <w:r w:rsidR="00DC7E14" w:rsidRPr="007C5C61">
        <w:t xml:space="preserve"> shall have the </w:t>
      </w:r>
      <w:proofErr w:type="gramStart"/>
      <w:r w:rsidR="00DC7E14" w:rsidRPr="007C5C61">
        <w:t>right,</w:t>
      </w:r>
      <w:proofErr w:type="gramEnd"/>
      <w:r w:rsidR="00DC7E14" w:rsidRPr="007C5C61">
        <w:t xml:space="preserve"> in the Territory during the License Period and the Sell-Off Period, to use, and authorize others to use, any artwork created by or on behalf of Artist for use on the packaging of and in connection with any Records embodying one or more of the Masters.</w:t>
      </w:r>
    </w:p>
    <w:p w14:paraId="3A3440C4" w14:textId="7340DEB3" w:rsidR="00EC3197" w:rsidRPr="007C5C61" w:rsidRDefault="00F07C03" w:rsidP="00EC3197">
      <w:pPr>
        <w:pStyle w:val="Style4"/>
        <w:rPr>
          <w:rFonts w:eastAsia="Helvetica Neue" w:cs="Helvetica Neue"/>
        </w:rPr>
      </w:pPr>
      <w:r w:rsidRPr="00F07C03">
        <w:t xml:space="preserve">"Label shall, with the prior written consent of Artist in each case, have the exclusive right, in the Territory during the License Period, to ‘re-mix’ (as such term is commonly </w:t>
      </w:r>
      <w:r w:rsidRPr="00F07C03">
        <w:lastRenderedPageBreak/>
        <w:t xml:space="preserve">understood in the music industry) the Masters and to combine the Masters (or any part thereof) (or any one of them) and to authorize others to do so (each such re-mixed Master a “Remix”). If Artist does not provide written approval or objection within </w:t>
      </w:r>
      <w:r w:rsidR="00165359">
        <w:t>10</w:t>
      </w:r>
      <w:r w:rsidRPr="00F07C03">
        <w:t xml:space="preserve"> business days of receiving Label’s written request, such consent shall be deemed granted, and Label may proceed with the Remix as </w:t>
      </w:r>
      <w:r w:rsidR="00165359" w:rsidRPr="00F07C03">
        <w:t xml:space="preserve">proposed. </w:t>
      </w:r>
      <w:r w:rsidR="00165359" w:rsidRPr="007C5C61">
        <w:t>“Artist</w:t>
      </w:r>
      <w:r w:rsidR="00DC7E14" w:rsidRPr="007C5C61">
        <w:t xml:space="preserve"> agrees that Artist shall not record, re-record, use, exploit or release for commercial sale, broadcast or communication in the Territory any Master and/or any Composition (in whole or in part) that is embodied in a Master delivered under this Agreement during the License Period.</w:t>
      </w:r>
    </w:p>
    <w:p w14:paraId="61A03023" w14:textId="4B87983C" w:rsidR="00EC3197" w:rsidRPr="00B04CF8" w:rsidRDefault="00DC7E14" w:rsidP="00EC3197">
      <w:pPr>
        <w:pStyle w:val="Style4"/>
        <w:rPr>
          <w:rFonts w:eastAsia="Helvetica Neue" w:cs="Helvetica Neue"/>
        </w:rPr>
      </w:pPr>
      <w:r w:rsidRPr="007C5C61">
        <w:t xml:space="preserve">Notwithstanding anything to the contrary herein, the parties acknowledge and agree that </w:t>
      </w:r>
      <w:r w:rsidR="00B64547" w:rsidRPr="007C5C61">
        <w:t>Label</w:t>
      </w:r>
      <w:r w:rsidRPr="007C5C61">
        <w:t xml:space="preserve"> shall continue to have the right in perpetuity to distribute, and to authorize others to distribute, </w:t>
      </w:r>
      <w:r w:rsidR="00AB76C9">
        <w:t>universally</w:t>
      </w:r>
      <w:r w:rsidRPr="007C5C61">
        <w:t xml:space="preserve"> in all media now or hereafter known, any and all Compilation Records created hereunder prior to the expiry of the License Period and to receive revenues in respect thereof provided that Artist receives the applicable Royalty associated therewith.</w:t>
      </w:r>
    </w:p>
    <w:p w14:paraId="2D095848" w14:textId="6F9D1A52" w:rsidR="00B04CF8" w:rsidRPr="007C5C61" w:rsidRDefault="00B04CF8" w:rsidP="00EC3197">
      <w:pPr>
        <w:pStyle w:val="Style4"/>
        <w:rPr>
          <w:rFonts w:eastAsia="Helvetica Neue" w:cs="Helvetica Neue"/>
        </w:rPr>
      </w:pPr>
      <w:r w:rsidRPr="00B04CF8">
        <w:rPr>
          <w:rFonts w:eastAsia="Helvetica Neue" w:cs="Helvetica Neue"/>
        </w:rPr>
        <w:t>The non-exclusive right to incorporate the Master and Composition as a digital Non-Fungible Token (“NFT”), publicly perform the Master and Composition in-context with the NFT in virtual and augmented reality digital environments (the “Metaverse”) and to sell and otherwise transfer ownership of the NFT to third parties in Perpetuity. For the purposes of this Agreement, an NFT is a cryptographic asset that is authenticated on a blockchain with unique identification codes and metadata that distinguishes it from others. An asset that cannot be authenticated on a blockchain and does not contain unique identification codes and metadata that distinguishes it from others is NOT an NFT. For the avoidance of doubt if any revenue is earned in relation to such NFT including but not limited to the selling of the NFT to any third party any and all revenue derived from the NFT is subject to the royalty splits in Schedule A.</w:t>
      </w:r>
    </w:p>
    <w:p w14:paraId="56771720" w14:textId="32499FEA" w:rsidR="00EC3197" w:rsidRPr="000B7687" w:rsidRDefault="00B64547" w:rsidP="00805074">
      <w:pPr>
        <w:pStyle w:val="Style4"/>
        <w:rPr>
          <w:rFonts w:eastAsia="Helvetica Neue" w:cs="Helvetica Neue"/>
        </w:rPr>
      </w:pPr>
      <w:r w:rsidRPr="007C5C61">
        <w:t>Label</w:t>
      </w:r>
      <w:r w:rsidR="00DC7E14" w:rsidRPr="007C5C61">
        <w:t xml:space="preserve"> shall have the non-exclusive right (together with Artist) to create and/or commission the creation of artwork for use in connection with the Masters and Records derived therefrom. </w:t>
      </w:r>
      <w:r w:rsidRPr="007C5C61">
        <w:t>Label</w:t>
      </w:r>
      <w:r w:rsidR="00DC7E14" w:rsidRPr="007C5C61">
        <w:t xml:space="preserve"> shall be under no obligation to make use of artwork supplied by Artist hereunder. </w:t>
      </w:r>
      <w:r w:rsidRPr="007C5C61">
        <w:t>Label</w:t>
      </w:r>
      <w:r w:rsidR="00DC7E14" w:rsidRPr="007C5C61">
        <w:t xml:space="preserve"> shall not make use of any artwork created by </w:t>
      </w:r>
      <w:proofErr w:type="gramStart"/>
      <w:r w:rsidRPr="007C5C61">
        <w:t>Label</w:t>
      </w:r>
      <w:r w:rsidR="00DC7E14" w:rsidRPr="007C5C61">
        <w:t xml:space="preserve"> hereunder</w:t>
      </w:r>
      <w:proofErr w:type="gramEnd"/>
      <w:r w:rsidR="00DC7E14" w:rsidRPr="007C5C61">
        <w:t xml:space="preserve"> without the prior approval of Artist, which approval shall not be unreasonably withheld and shall be conveyed to </w:t>
      </w:r>
      <w:r w:rsidRPr="007C5C61">
        <w:t>Label</w:t>
      </w:r>
      <w:r w:rsidR="00DC7E14" w:rsidRPr="007C5C61">
        <w:t xml:space="preserve"> within five (5) business days of </w:t>
      </w:r>
      <w:r w:rsidRPr="007C5C61">
        <w:t>Label</w:t>
      </w:r>
      <w:r w:rsidR="00DC7E14" w:rsidRPr="007C5C61">
        <w:t xml:space="preserve">’s </w:t>
      </w:r>
      <w:r w:rsidR="00BF2192" w:rsidRPr="007C5C61">
        <w:t>request; therefore,</w:t>
      </w:r>
      <w:r w:rsidR="00DC7E14" w:rsidRPr="007C5C61">
        <w:t xml:space="preserve"> failing which Artist shall be deemed to have approved of such artwork.</w:t>
      </w:r>
    </w:p>
    <w:p w14:paraId="453F1C73" w14:textId="5DD5A1D7" w:rsidR="000B7687" w:rsidRPr="00FF79CC" w:rsidRDefault="000B7687" w:rsidP="00805074">
      <w:pPr>
        <w:pStyle w:val="Style4"/>
        <w:rPr>
          <w:rFonts w:eastAsia="Helvetica Neue" w:cs="Helvetica Neue"/>
        </w:rPr>
      </w:pPr>
      <w:r w:rsidRPr="000B7687">
        <w:rPr>
          <w:rFonts w:eastAsia="Helvetica Neue" w:cs="Helvetica Neue"/>
        </w:rPr>
        <w:t>Label may assign any or all of this agreement or any of its rights and/or obligations hereunder solely to any affiliate, parent or subsidiary of Label for which Label has a controlling interest, or to any partnership or other venture in which Label participates, or to any person or entity which acquires Label.</w:t>
      </w:r>
    </w:p>
    <w:p w14:paraId="03AFB170" w14:textId="3F148C5C" w:rsidR="00A268DD" w:rsidRPr="007C5C61" w:rsidRDefault="00DC7E14" w:rsidP="00613634">
      <w:pPr>
        <w:pStyle w:val="Style1"/>
        <w:rPr>
          <w:rFonts w:eastAsia="Helvetica Neue" w:cs="Helvetica Neue"/>
        </w:rPr>
      </w:pPr>
      <w:r w:rsidRPr="007C5C61">
        <w:t>ROYALTIES</w:t>
      </w:r>
    </w:p>
    <w:p w14:paraId="50505108" w14:textId="77777777" w:rsidR="00A84232" w:rsidRPr="007C5C61" w:rsidRDefault="00A84232" w:rsidP="00A84232">
      <w:pPr>
        <w:pStyle w:val="ListParagraph"/>
        <w:numPr>
          <w:ilvl w:val="0"/>
          <w:numId w:val="27"/>
        </w:numPr>
        <w:shd w:val="clear" w:color="auto" w:fill="FFFFFF"/>
        <w:spacing w:after="150" w:line="300" w:lineRule="atLeast"/>
        <w:contextualSpacing w:val="0"/>
        <w:rPr>
          <w:rFonts w:asciiTheme="minorHAnsi" w:eastAsia="Times" w:hAnsiTheme="minorHAnsi" w:cs="Times"/>
          <w:vanish/>
          <w:sz w:val="22"/>
          <w:szCs w:val="22"/>
          <w:u w:color="828792"/>
        </w:rPr>
      </w:pPr>
    </w:p>
    <w:p w14:paraId="0227AB5E" w14:textId="77777777" w:rsidR="00EC3197" w:rsidRPr="007C5C61" w:rsidRDefault="00EC3197" w:rsidP="00EC3197">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0F5B4845" w14:textId="77777777" w:rsidR="00E04C54" w:rsidRDefault="00E04C54" w:rsidP="00E04C54">
      <w:pPr>
        <w:pStyle w:val="Style4"/>
      </w:pPr>
      <w:r>
        <w:t xml:space="preserve">With respect to the exploitation of </w:t>
      </w:r>
      <w:proofErr w:type="gramStart"/>
      <w:r>
        <w:t>Masters</w:t>
      </w:r>
      <w:proofErr w:type="gramEnd"/>
      <w:r>
        <w:t xml:space="preserve"> hereunder, Label will pay Artist a royalty (the “Royalty”) equal to: (</w:t>
      </w:r>
      <w:proofErr w:type="spellStart"/>
      <w:r>
        <w:t>i</w:t>
      </w:r>
      <w:proofErr w:type="spellEnd"/>
      <w:r>
        <w:t>) fifty percent (50%) of “Net Proceeds” (as defined below).</w:t>
      </w:r>
    </w:p>
    <w:p w14:paraId="68C2A45C" w14:textId="459E4C4E" w:rsidR="00E04C54" w:rsidRDefault="00E04C54" w:rsidP="003C1E60">
      <w:pPr>
        <w:pStyle w:val="Style4"/>
      </w:pPr>
      <w:r>
        <w:lastRenderedPageBreak/>
        <w:t>For publishing income, all revenues earned from the exploitation of the Composition(s) shall be divided as follows:</w:t>
      </w:r>
      <w:r w:rsidR="003C1E60">
        <w:t xml:space="preserve"> </w:t>
      </w:r>
      <w:r w:rsidR="002303B8">
        <w:t>fifty percent</w:t>
      </w:r>
      <w:r w:rsidR="00530D30">
        <w:t xml:space="preserve"> (</w:t>
      </w:r>
      <w:r w:rsidR="002303B8">
        <w:t>50</w:t>
      </w:r>
      <w:r>
        <w:t>%</w:t>
      </w:r>
      <w:r w:rsidR="00530D30">
        <w:t>)</w:t>
      </w:r>
      <w:r>
        <w:t xml:space="preserve"> to the Artist (Writer’s Share)</w:t>
      </w:r>
      <w:r w:rsidR="003C1E60">
        <w:t xml:space="preserve"> and </w:t>
      </w:r>
      <w:r w:rsidR="002303B8">
        <w:t>fifty</w:t>
      </w:r>
      <w:r w:rsidR="009C6AE5">
        <w:t xml:space="preserve"> (</w:t>
      </w:r>
      <w:r w:rsidR="002303B8">
        <w:t>5</w:t>
      </w:r>
      <w:r>
        <w:t>0%</w:t>
      </w:r>
      <w:r w:rsidR="001E14F7">
        <w:t>)</w:t>
      </w:r>
      <w:r>
        <w:t xml:space="preserve"> to the Label (Publisher’s Share)</w:t>
      </w:r>
    </w:p>
    <w:p w14:paraId="6A114766" w14:textId="77777777" w:rsidR="006D4EF1" w:rsidRPr="006D4EF1" w:rsidRDefault="006D4EF1" w:rsidP="006D4EF1">
      <w:pPr>
        <w:pStyle w:val="Style4"/>
      </w:pPr>
      <w:r w:rsidRPr="006D4EF1">
        <w:t>The Artist’s royalty payments shall be distributed as specified in Schedule “A”, regardless of whether the royalties are payable to a single recipient or divided among multiple recipients. All royalty payments, including any publishing royalties for the Artist’s share of Controlled Compositions (as detailed in Section 6), will be distributed in accordance with the allocation outlined in Schedule “A”.</w:t>
      </w:r>
    </w:p>
    <w:p w14:paraId="6047C2BC" w14:textId="6179E45C" w:rsidR="00B34731" w:rsidRPr="00B34731" w:rsidRDefault="00B34731" w:rsidP="00EC3197">
      <w:pPr>
        <w:pStyle w:val="Style4"/>
        <w:rPr>
          <w:rFonts w:eastAsia="Helvetica Neue" w:cs="Helvetica Neue"/>
        </w:rPr>
      </w:pPr>
      <w:r w:rsidRPr="00B34731">
        <w:t>Notwithstanding anything to the contrary herein, for SoundExchange or other revenue collected by a society for which the so-called “maker share” and “performer share” are paid out separately (e.g. Neighboring Rights), between Artist and Label, Label will be entitled to collect and retain for its own account one hundred percent (100%) of the so-called “maker’s share” and Artist will be entitled to collect and retain for its own account one hundred percent (100%) of the so-called “performer share”.</w:t>
      </w:r>
    </w:p>
    <w:p w14:paraId="0646E70C" w14:textId="4BCBB0BB" w:rsidR="00F30CB7" w:rsidRPr="007C5C61" w:rsidRDefault="00F30CB7" w:rsidP="00EC3197">
      <w:pPr>
        <w:pStyle w:val="Style4"/>
        <w:rPr>
          <w:rFonts w:eastAsia="Helvetica Neue" w:cs="Helvetica Neue"/>
        </w:rPr>
      </w:pPr>
      <w:r w:rsidRPr="00F30CB7">
        <w:rPr>
          <w:rFonts w:eastAsia="Helvetica Neue" w:cs="Helvetica Neue"/>
        </w:rPr>
        <w:t>With respect to any CC Synch License, Label will pay Artist a royalty equal to 100% of all revenues received by Label in respect of such CC Synch License, in accordance with the accounting provisions set out below.</w:t>
      </w:r>
    </w:p>
    <w:p w14:paraId="342D9B2E" w14:textId="499C71B6" w:rsidR="00A268DD" w:rsidRPr="007C5C61" w:rsidRDefault="00DC7E14" w:rsidP="00A84232">
      <w:pPr>
        <w:pStyle w:val="Style1"/>
        <w:rPr>
          <w:rFonts w:eastAsia="Helvetica Neue" w:cs="Helvetica Neue"/>
        </w:rPr>
      </w:pPr>
      <w:r w:rsidRPr="007C5C61">
        <w:t>ACCOUNTING</w:t>
      </w:r>
    </w:p>
    <w:p w14:paraId="432E9F1F" w14:textId="77777777" w:rsidR="00A84232" w:rsidRPr="007C5C61" w:rsidRDefault="00A84232" w:rsidP="00A84232">
      <w:pPr>
        <w:pStyle w:val="ListParagraph"/>
        <w:numPr>
          <w:ilvl w:val="0"/>
          <w:numId w:val="27"/>
        </w:numPr>
        <w:shd w:val="clear" w:color="auto" w:fill="FFFFFF"/>
        <w:spacing w:after="150" w:line="300" w:lineRule="atLeast"/>
        <w:contextualSpacing w:val="0"/>
        <w:rPr>
          <w:rFonts w:asciiTheme="minorHAnsi" w:eastAsia="Times" w:hAnsiTheme="minorHAnsi" w:cs="Times"/>
          <w:vanish/>
          <w:sz w:val="22"/>
          <w:szCs w:val="22"/>
          <w:u w:color="828792"/>
        </w:rPr>
      </w:pPr>
    </w:p>
    <w:p w14:paraId="1B0186E2" w14:textId="77777777" w:rsidR="00A141DF" w:rsidRPr="007C5C61" w:rsidRDefault="00A141DF" w:rsidP="00A141D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3667CD9B" w14:textId="77777777" w:rsidR="00A141DF" w:rsidRPr="007C5C61" w:rsidRDefault="00DC7E14" w:rsidP="00A141DF">
      <w:pPr>
        <w:pStyle w:val="Style4"/>
        <w:rPr>
          <w:rFonts w:eastAsia="Helvetica Neue" w:cs="Helvetica Neue"/>
        </w:rPr>
      </w:pPr>
      <w:r w:rsidRPr="007C5C61">
        <w:t xml:space="preserve">No less frequently than within ninety (90) days following the end of each fiscal quarter period during the License Period and the Sell-Off Period, </w:t>
      </w:r>
      <w:r w:rsidR="00B64547" w:rsidRPr="007C5C61">
        <w:t>Label</w:t>
      </w:r>
      <w:r w:rsidRPr="007C5C61">
        <w:t xml:space="preserve"> shall furnish Artist with a written statement in </w:t>
      </w:r>
      <w:r w:rsidR="00B64547" w:rsidRPr="007C5C61">
        <w:t>Label</w:t>
      </w:r>
      <w:r w:rsidRPr="007C5C61">
        <w:t xml:space="preserve">’s standard accounting format setting forth the computation of royalties for the applicable monthly periods. Each such statement shall be accompanied by payment of all Royalties payable, if any. All statements shall be provided in digital form via </w:t>
      </w:r>
      <w:r w:rsidR="00B64547" w:rsidRPr="007C5C61">
        <w:t>Label</w:t>
      </w:r>
      <w:r w:rsidRPr="007C5C61">
        <w:t>’s accounting system and Artist shall be provided with access thereto.</w:t>
      </w:r>
    </w:p>
    <w:p w14:paraId="3C072BD2" w14:textId="77777777" w:rsidR="00662653" w:rsidRPr="007C5C61" w:rsidRDefault="00DC7E14" w:rsidP="00662653">
      <w:pPr>
        <w:pStyle w:val="Style4"/>
        <w:rPr>
          <w:rFonts w:eastAsia="Helvetica Neue" w:cs="Helvetica Neue"/>
        </w:rPr>
      </w:pPr>
      <w:r w:rsidRPr="007C5C61">
        <w:t xml:space="preserve">Sales by </w:t>
      </w:r>
      <w:r w:rsidR="00B64547" w:rsidRPr="007C5C61">
        <w:t>Label</w:t>
      </w:r>
      <w:r w:rsidRPr="007C5C61">
        <w:t xml:space="preserve">’s sub-licensees, distributors and/or partners, if any, shall be deemed to take place in the calendar quarter in which </w:t>
      </w:r>
      <w:r w:rsidR="00B64547" w:rsidRPr="007C5C61">
        <w:t>Label</w:t>
      </w:r>
      <w:r w:rsidRPr="007C5C61">
        <w:t xml:space="preserve"> receives (or is credited) payment therefore from such sub-</w:t>
      </w:r>
      <w:proofErr w:type="gramStart"/>
      <w:r w:rsidRPr="007C5C61">
        <w:t>licensee</w:t>
      </w:r>
      <w:proofErr w:type="gramEnd"/>
      <w:r w:rsidRPr="007C5C61">
        <w:t xml:space="preserve">. </w:t>
      </w:r>
      <w:r w:rsidR="00B64547" w:rsidRPr="007C5C61">
        <w:t>Label</w:t>
      </w:r>
      <w:r w:rsidRPr="007C5C61">
        <w:t xml:space="preserve"> shall use reasonable commercial efforts to obtain prompt and accurate accounting and payment from its </w:t>
      </w:r>
      <w:proofErr w:type="gramStart"/>
      <w:r w:rsidRPr="007C5C61">
        <w:t>licensees</w:t>
      </w:r>
      <w:proofErr w:type="gramEnd"/>
      <w:r w:rsidRPr="007C5C61">
        <w:t>, which shall be no less frequent than twice per annum.</w:t>
      </w:r>
    </w:p>
    <w:p w14:paraId="3C34DAE8" w14:textId="0F713F13" w:rsidR="00A268DD" w:rsidRPr="007C5C61" w:rsidRDefault="00B64547" w:rsidP="00181392">
      <w:pPr>
        <w:pStyle w:val="Style4"/>
        <w:rPr>
          <w:rFonts w:eastAsia="Helvetica Neue" w:cs="Helvetica Neue"/>
        </w:rPr>
      </w:pPr>
      <w:r w:rsidRPr="007C5C61">
        <w:t>Label</w:t>
      </w:r>
      <w:r w:rsidR="00DC7E14" w:rsidRPr="007C5C61">
        <w:t xml:space="preserve"> shall keep true and correct records and books of account relating to the sale of Records, and all other exploitations of </w:t>
      </w:r>
      <w:proofErr w:type="gramStart"/>
      <w:r w:rsidR="00DC7E14" w:rsidRPr="007C5C61">
        <w:t>Masters</w:t>
      </w:r>
      <w:proofErr w:type="gramEnd"/>
      <w:r w:rsidR="00DC7E14" w:rsidRPr="007C5C61">
        <w:t xml:space="preserve"> hereunder and other activities relevant to the calculation of royalties payable hereunder. All Royalty statements and all other accounts rendered by </w:t>
      </w:r>
      <w:r w:rsidRPr="007C5C61">
        <w:t>Label</w:t>
      </w:r>
      <w:r w:rsidR="00DC7E14" w:rsidRPr="007C5C61">
        <w:t xml:space="preserve"> to Artist shall be binding upon Artist and not subject to objection by Artist for any reason unless specific objection, in writing stating the basis thereof is given to Artist within eighteen (18) months following Artist’s receipt of such statement. </w:t>
      </w:r>
      <w:proofErr w:type="gramStart"/>
      <w:r w:rsidR="00DC7E14" w:rsidRPr="007C5C61">
        <w:t>Artist</w:t>
      </w:r>
      <w:proofErr w:type="gramEnd"/>
      <w:r w:rsidR="00DC7E14" w:rsidRPr="007C5C61">
        <w:t xml:space="preserve"> shall be foreclosed from maintaining any action, claim or proceeding against </w:t>
      </w:r>
      <w:r w:rsidRPr="007C5C61">
        <w:t>Label</w:t>
      </w:r>
      <w:r w:rsidR="00DC7E14" w:rsidRPr="007C5C61">
        <w:t xml:space="preserve"> in any forum or tribunal unless commenced within </w:t>
      </w:r>
      <w:proofErr w:type="gramStart"/>
      <w:r w:rsidR="00DC7E14" w:rsidRPr="007C5C61">
        <w:t>twenty four</w:t>
      </w:r>
      <w:proofErr w:type="gramEnd"/>
      <w:r w:rsidR="00DC7E14" w:rsidRPr="007C5C61">
        <w:t xml:space="preserve"> (24) </w:t>
      </w:r>
      <w:r w:rsidR="00DC7E14" w:rsidRPr="007C5C61">
        <w:lastRenderedPageBreak/>
        <w:t xml:space="preserve">months following Artist’s receipt of such statement. Artist shall have the right to appoint a chartered or certified public accountant (or a firm of chartered or certified public accountants) to examine and make copies of </w:t>
      </w:r>
      <w:r w:rsidRPr="007C5C61">
        <w:t>Label</w:t>
      </w:r>
      <w:r w:rsidR="00DC7E14" w:rsidRPr="007C5C61">
        <w:t xml:space="preserve">’s books and records insofar as they pertain to this Agreement. Such chartered or certified public accountant will act only under a confidentiality agreement which provides that any information derived from such audit or examination will not be released, divulged or published to any person, firm or corporation other than Artist, Artist’s attorneys, Artist’s advisors, to a judicial or administrative body in connection with any proceeding relating to this Agreement, or by mandate of law. Such </w:t>
      </w:r>
      <w:r w:rsidR="006724F1" w:rsidRPr="007C5C61">
        <w:t>an examination</w:t>
      </w:r>
      <w:r w:rsidR="00DC7E14" w:rsidRPr="007C5C61">
        <w:t xml:space="preserve"> shall take place at </w:t>
      </w:r>
      <w:r w:rsidRPr="007C5C61">
        <w:t>Label</w:t>
      </w:r>
      <w:r w:rsidR="00DC7E14" w:rsidRPr="007C5C61">
        <w:t>’s offices where such books and records are normally maintained during normal business hours, on reasonable advance notice, not more than once in any calendar year and at Artist’s sole cost and expense.</w:t>
      </w:r>
    </w:p>
    <w:p w14:paraId="52BEDB95" w14:textId="6C9CB9B7" w:rsidR="00A268DD" w:rsidRPr="007C5C61" w:rsidRDefault="00DC7E14" w:rsidP="00A84232">
      <w:pPr>
        <w:pStyle w:val="Style1"/>
        <w:rPr>
          <w:rFonts w:eastAsia="Helvetica Neue" w:cs="Helvetica Neue"/>
        </w:rPr>
      </w:pPr>
      <w:r w:rsidRPr="007C5C61">
        <w:t>CONTROLLED COMPOSITIONS</w:t>
      </w:r>
    </w:p>
    <w:p w14:paraId="7D62E0BC"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3F8B074C" w14:textId="77777777" w:rsidR="00662653" w:rsidRPr="007C5C61" w:rsidRDefault="00662653" w:rsidP="0066265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12DBD32E" w14:textId="77777777" w:rsidR="003D0DA5" w:rsidRPr="003D0DA5" w:rsidRDefault="00B66B3C" w:rsidP="00EA26AB">
      <w:pPr>
        <w:pStyle w:val="Style4"/>
        <w:rPr>
          <w:rFonts w:eastAsia="Helvetica Neue" w:cs="Helvetica Neue"/>
        </w:rPr>
      </w:pPr>
      <w:r w:rsidRPr="00B66B3C">
        <w:t>Artist shall grant, or shall cause Artist’s publisher to grant, to Label and Label’s designees, licensees, or affiliates an irrevocable non-exclusive license, under copyright, to reproduce each Controlled Composition on Records and to distribute those Records in the Territory (a “Mechanical License”).</w:t>
      </w:r>
    </w:p>
    <w:p w14:paraId="270E4345" w14:textId="39906A72" w:rsidR="00DB1319" w:rsidRDefault="00DB1319" w:rsidP="00D80B06">
      <w:pPr>
        <w:pStyle w:val="Style4"/>
      </w:pPr>
      <w:r>
        <w:t>The Artist also assigns to the Label 50% ownership in the worldwide copyright of all Controlled Compositions embodied in the Masters, including all publishing rights. The Label shall act as the exclusive administrator of such rights, with full authority to issue synchronization, mechanical, and other licenses on behalf of both the Artist and the Label. For publishing administration, the following entities shall represent the rights:</w:t>
      </w:r>
      <w:r w:rsidR="00D80B06">
        <w:t xml:space="preserve"> </w:t>
      </w:r>
      <w:r>
        <w:t xml:space="preserve">(BMI) LAB10 </w:t>
      </w:r>
      <w:proofErr w:type="gramStart"/>
      <w:r>
        <w:t>Publishing, #</w:t>
      </w:r>
      <w:proofErr w:type="gramEnd"/>
      <w:r>
        <w:t>01262829440</w:t>
      </w:r>
      <w:r w:rsidR="00D80B06">
        <w:t xml:space="preserve"> or </w:t>
      </w:r>
      <w:r>
        <w:t>(ASCAP) DirtySnatcha Records Publishing, #1238282844</w:t>
      </w:r>
    </w:p>
    <w:p w14:paraId="10610894" w14:textId="3DBD63E6" w:rsidR="00662653" w:rsidRPr="007C5C61" w:rsidRDefault="00DC7E14" w:rsidP="00662653">
      <w:pPr>
        <w:pStyle w:val="Style4"/>
        <w:rPr>
          <w:rFonts w:eastAsia="Helvetica Neue" w:cs="Helvetica Neue"/>
        </w:rPr>
      </w:pPr>
      <w:r w:rsidRPr="00D84E1B">
        <w:rPr>
          <w:rFonts w:eastAsia="Helvetica Neue" w:cs="Helvetica Neue"/>
        </w:rPr>
        <w:t xml:space="preserve">All Controlled Compositions embodied in the Masters are hereby licensed to </w:t>
      </w:r>
      <w:r w:rsidR="00D84E1B" w:rsidRPr="00D84E1B">
        <w:rPr>
          <w:rFonts w:eastAsia="Helvetica Neue" w:cs="Helvetica Neue"/>
        </w:rPr>
        <w:t xml:space="preserve">the </w:t>
      </w:r>
      <w:r w:rsidR="00B64547" w:rsidRPr="00D84E1B">
        <w:rPr>
          <w:rFonts w:eastAsia="Helvetica Neue" w:cs="Helvetica Neue"/>
        </w:rPr>
        <w:t>Label</w:t>
      </w:r>
      <w:r w:rsidRPr="00D84E1B">
        <w:rPr>
          <w:rFonts w:eastAsia="Helvetica Neue" w:cs="Helvetica Neue"/>
        </w:rPr>
        <w:t xml:space="preserve"> for </w:t>
      </w:r>
      <w:r w:rsidR="00D84E1B" w:rsidRPr="00D84E1B">
        <w:rPr>
          <w:rFonts w:eastAsia="Helvetica Neue" w:cs="Helvetica Neue"/>
        </w:rPr>
        <w:t xml:space="preserve">reproduction and distribution </w:t>
      </w:r>
      <w:r w:rsidRPr="00D84E1B">
        <w:rPr>
          <w:rFonts w:eastAsia="Helvetica Neue" w:cs="Helvetica Neue"/>
        </w:rPr>
        <w:t xml:space="preserve">at a rate </w:t>
      </w:r>
      <w:r w:rsidR="00D84E1B" w:rsidRPr="00D84E1B">
        <w:rPr>
          <w:rFonts w:eastAsia="Helvetica Neue" w:cs="Helvetica Neue"/>
        </w:rPr>
        <w:t>determined by the percentage of publishing ownership for each Controlled Composition (“Ownership Share”), as follows:</w:t>
      </w:r>
      <w:r w:rsidR="005516BF">
        <w:rPr>
          <w:rFonts w:eastAsia="Helvetica Neue" w:cs="Helvetica Neue"/>
        </w:rPr>
        <w:t xml:space="preserve"> </w:t>
      </w:r>
      <w:r w:rsidR="00BB2DC4">
        <w:rPr>
          <w:rFonts w:eastAsia="Helvetica Neue" w:cs="Helvetica Neue"/>
        </w:rPr>
        <w:t>For Canada and for the United States t</w:t>
      </w:r>
      <w:r w:rsidR="00555766">
        <w:rPr>
          <w:rFonts w:eastAsia="Helvetica Neue" w:cs="Helvetica Neue"/>
        </w:rPr>
        <w:t>he Label shall pay</w:t>
      </w:r>
      <w:r>
        <w:rPr>
          <w:rFonts w:eastAsia="Helvetica Neue" w:cs="Helvetica Neue"/>
        </w:rPr>
        <w:t xml:space="preserve"> one hundred percent (100%) of the minimum industry rate in effect on the date of delivery of the Masters, </w:t>
      </w:r>
      <w:r w:rsidR="00555766">
        <w:rPr>
          <w:rFonts w:eastAsia="Helvetica Neue" w:cs="Helvetica Neue"/>
        </w:rPr>
        <w:t>multiplied by the ownership share</w:t>
      </w:r>
      <w:r>
        <w:rPr>
          <w:rFonts w:eastAsia="Helvetica Neue" w:cs="Helvetica Neue"/>
        </w:rPr>
        <w:t xml:space="preserve"> of the </w:t>
      </w:r>
      <w:r w:rsidR="00555766">
        <w:rPr>
          <w:rFonts w:eastAsia="Helvetica Neue" w:cs="Helvetica Neue"/>
        </w:rPr>
        <w:t xml:space="preserve">publishing rights not owned by the </w:t>
      </w:r>
      <w:r w:rsidR="00BB2DC4">
        <w:rPr>
          <w:rFonts w:eastAsia="Helvetica Neue" w:cs="Helvetica Neue"/>
        </w:rPr>
        <w:t>label</w:t>
      </w:r>
      <w:r w:rsidR="003A52AA">
        <w:rPr>
          <w:rFonts w:eastAsia="Helvetica Neue" w:cs="Helvetica Neue"/>
        </w:rPr>
        <w:t>.</w:t>
      </w:r>
      <w:r>
        <w:rPr>
          <w:rFonts w:eastAsia="Helvetica Neue" w:cs="Helvetica Neue"/>
        </w:rPr>
        <w:t xml:space="preserve"> </w:t>
      </w:r>
      <w:r w:rsidRPr="007C5C61">
        <w:t xml:space="preserve">Notwithstanding the foregoing, in no event shall </w:t>
      </w:r>
      <w:r w:rsidR="00B64547" w:rsidRPr="007C5C61">
        <w:t>Label</w:t>
      </w:r>
      <w:r w:rsidRPr="007C5C61">
        <w:t xml:space="preserve"> be obligated to pay more than a maximum of </w:t>
      </w:r>
      <w:r w:rsidR="00003F96">
        <w:t>six</w:t>
      </w:r>
      <w:r w:rsidR="00003F96" w:rsidRPr="007C5C61">
        <w:t xml:space="preserve"> </w:t>
      </w:r>
      <w:r w:rsidR="006F3FA8" w:rsidRPr="007C5C61">
        <w:t>(</w:t>
      </w:r>
      <w:r w:rsidR="00003F96">
        <w:t>6</w:t>
      </w:r>
      <w:r w:rsidR="006724F1" w:rsidRPr="007C5C61">
        <w:t>)</w:t>
      </w:r>
      <w:r w:rsidRPr="007C5C61">
        <w:t xml:space="preserve"> Rate for all musical compositions (including Controlled Compositions and non-Controlled Compositions) embodied on any </w:t>
      </w:r>
      <w:r w:rsidR="00295157" w:rsidRPr="007C5C61">
        <w:t xml:space="preserve">EP or more than a maximum of </w:t>
      </w:r>
      <w:r w:rsidR="00003F96">
        <w:t>twelve</w:t>
      </w:r>
      <w:r w:rsidR="00003F96" w:rsidRPr="007C5C61">
        <w:t xml:space="preserve"> </w:t>
      </w:r>
      <w:r w:rsidR="00295157" w:rsidRPr="007C5C61">
        <w:t>(1</w:t>
      </w:r>
      <w:r w:rsidR="00003F96">
        <w:t>2</w:t>
      </w:r>
      <w:proofErr w:type="gramStart"/>
      <w:r w:rsidR="00295157" w:rsidRPr="007C5C61">
        <w:t>) times the</w:t>
      </w:r>
      <w:proofErr w:type="gramEnd"/>
      <w:r w:rsidR="00295157" w:rsidRPr="007C5C61">
        <w:t xml:space="preserve"> Rate for all musical compositions (including Controlled Compositions and non-Controlled Compositions) embodied on any Album</w:t>
      </w:r>
      <w:r w:rsidRPr="007C5C61">
        <w:t>. If the aggregate mechanical royalty rate for any Record exceeds the maximum aggregate mechanical royalty rate provided in the preceding sentence, the aggregate mechanical royalty rate for Controlled Compositions contained on such Record shall be reduced by the amou</w:t>
      </w:r>
      <w:r w:rsidR="006F3FA8" w:rsidRPr="007C5C61">
        <w:t>nt of that excess.</w:t>
      </w:r>
    </w:p>
    <w:p w14:paraId="68DFACFB" w14:textId="77777777" w:rsidR="00662653" w:rsidRPr="007C5C61" w:rsidRDefault="00DC7E14" w:rsidP="00662653">
      <w:pPr>
        <w:pStyle w:val="Style4"/>
        <w:rPr>
          <w:rFonts w:eastAsia="Helvetica Neue" w:cs="Helvetica Neue"/>
        </w:rPr>
      </w:pPr>
      <w:r w:rsidRPr="007C5C61">
        <w:lastRenderedPageBreak/>
        <w:t xml:space="preserve">If a particular Composition is embodied more than once on a particular Record, whether as a re-mixed version or otherwise, </w:t>
      </w:r>
      <w:r w:rsidR="00B64547" w:rsidRPr="007C5C61">
        <w:t>Label</w:t>
      </w:r>
      <w:r w:rsidRPr="007C5C61">
        <w:t xml:space="preserve"> will pay mechanical royalties as if that Composition was embodied only once on the particular Record.</w:t>
      </w:r>
    </w:p>
    <w:p w14:paraId="72B16B27" w14:textId="77777777" w:rsidR="000E6393" w:rsidRPr="007C5C61" w:rsidRDefault="00DC7E14" w:rsidP="000E6393">
      <w:pPr>
        <w:pStyle w:val="Style4"/>
        <w:rPr>
          <w:rFonts w:eastAsia="Helvetica Neue" w:cs="Helvetica Neue"/>
        </w:rPr>
      </w:pPr>
      <w:r w:rsidRPr="007C5C61">
        <w:t>Artist hereby grants</w:t>
      </w:r>
      <w:r w:rsidR="00482E3B" w:rsidRPr="007C5C61">
        <w:t>, or shall cause Artist’s publisher to grant,</w:t>
      </w:r>
      <w:r w:rsidRPr="007C5C61">
        <w:t xml:space="preserve"> to </w:t>
      </w:r>
      <w:r w:rsidR="00B64547" w:rsidRPr="007C5C61">
        <w:t>Label</w:t>
      </w:r>
      <w:r w:rsidRPr="007C5C61">
        <w:t xml:space="preserve"> and </w:t>
      </w:r>
      <w:r w:rsidR="00B64547" w:rsidRPr="007C5C61">
        <w:t>Label</w:t>
      </w:r>
      <w:r w:rsidRPr="007C5C61">
        <w:t xml:space="preserve">’s licensees the non-exclusive right (to the extent such right is controlled by Artist) during the License Period to reproduce each Controlled Composition in promotional advertisements solely for Recordings hereunder (including so-called EPKs) or for Artist’s recording and/or performance services (subject to the Artist’s approval in each case) in any and all media (including television, radio and the internet), to reproduce, distribute and perform those promotional advertisements in any manner subject to local collection society rules and regulations and provided </w:t>
      </w:r>
      <w:r w:rsidR="00B64547" w:rsidRPr="007C5C61">
        <w:t>Label</w:t>
      </w:r>
      <w:r w:rsidRPr="007C5C61">
        <w:t xml:space="preserve"> and/or its designees receive no payment therefore.</w:t>
      </w:r>
    </w:p>
    <w:p w14:paraId="20C7F9AE" w14:textId="77777777" w:rsidR="000E6393" w:rsidRPr="007C5C61" w:rsidRDefault="00DC7E14" w:rsidP="000E6393">
      <w:pPr>
        <w:pStyle w:val="Style4"/>
        <w:rPr>
          <w:rFonts w:eastAsia="Helvetica Neue" w:cs="Helvetica Neue"/>
        </w:rPr>
      </w:pPr>
      <w:r w:rsidRPr="007C5C61">
        <w:t>Subject to local collection society rules and regulations Artist grants</w:t>
      </w:r>
      <w:r w:rsidR="00482E3B" w:rsidRPr="007C5C61">
        <w:t>, or shall cause Artist’s publisher to grant,</w:t>
      </w:r>
      <w:r w:rsidRPr="007C5C61">
        <w:t xml:space="preserve"> to </w:t>
      </w:r>
      <w:r w:rsidR="00B64547" w:rsidRPr="007C5C61">
        <w:t>Label</w:t>
      </w:r>
      <w:r w:rsidRPr="007C5C61">
        <w:t xml:space="preserve"> and </w:t>
      </w:r>
      <w:r w:rsidR="00B64547" w:rsidRPr="007C5C61">
        <w:t>Label</w:t>
      </w:r>
      <w:r w:rsidRPr="007C5C61">
        <w:t xml:space="preserve">’s licensees at no cost the non-exclusive right during the License Period to reproduce, distribute and perform each Controlled Composition or any portion thereof by means of streaming only for promotional purposes only on websites or other digital media created or maintained by </w:t>
      </w:r>
      <w:r w:rsidR="00B64547" w:rsidRPr="007C5C61">
        <w:t>Label</w:t>
      </w:r>
      <w:r w:rsidRPr="007C5C61">
        <w:t xml:space="preserve"> or its licensees or affiliates throughout the Territory.</w:t>
      </w:r>
    </w:p>
    <w:p w14:paraId="58F81162" w14:textId="57AF855B" w:rsidR="00DB68BC" w:rsidRPr="007C5C61" w:rsidRDefault="00DC7E14" w:rsidP="000E6393">
      <w:pPr>
        <w:pStyle w:val="Style4"/>
        <w:rPr>
          <w:rFonts w:eastAsia="Helvetica Neue" w:cs="Helvetica Neue"/>
        </w:rPr>
      </w:pPr>
      <w:r w:rsidRPr="007C5C61">
        <w:t>Artist further grants</w:t>
      </w:r>
      <w:r w:rsidR="00482E3B" w:rsidRPr="007C5C61">
        <w:t>, or shall cause Artist’s publisher to grant,</w:t>
      </w:r>
      <w:r w:rsidRPr="007C5C61">
        <w:t xml:space="preserve"> to </w:t>
      </w:r>
      <w:r w:rsidR="00B64547" w:rsidRPr="007C5C61">
        <w:t>Label</w:t>
      </w:r>
      <w:r w:rsidRPr="007C5C61">
        <w:t xml:space="preserve"> and/or </w:t>
      </w:r>
      <w:r w:rsidR="00B64547" w:rsidRPr="007C5C61">
        <w:t>Label</w:t>
      </w:r>
      <w:r w:rsidRPr="007C5C61">
        <w:t>’s licensees</w:t>
      </w:r>
      <w:r w:rsidR="00482E3B" w:rsidRPr="007C5C61">
        <w:t xml:space="preserve"> for the duration of the License Period,</w:t>
      </w:r>
      <w:r w:rsidRPr="007C5C61">
        <w:t xml:space="preserve"> a </w:t>
      </w:r>
      <w:r w:rsidR="00AB76C9">
        <w:t>universally</w:t>
      </w:r>
      <w:r w:rsidR="00482E3B" w:rsidRPr="007C5C61">
        <w:t xml:space="preserve">, </w:t>
      </w:r>
      <w:r w:rsidRPr="007C5C61">
        <w:t>synchronization license for each Controlled Composition that is embodied in a video that is used for promotional purposes</w:t>
      </w:r>
      <w:r w:rsidR="00482E3B" w:rsidRPr="007C5C61">
        <w:t xml:space="preserve"> (each, a “Video”)</w:t>
      </w:r>
      <w:r w:rsidRPr="007C5C61">
        <w:t>, which synchronization licenses will be issued free of charge and free of fee and royalty.</w:t>
      </w:r>
      <w:r w:rsidR="00482E3B" w:rsidRPr="007C5C61">
        <w:t xml:space="preserve">  In the event </w:t>
      </w:r>
      <w:r w:rsidR="00B64547" w:rsidRPr="007C5C61">
        <w:t>Label</w:t>
      </w:r>
      <w:r w:rsidR="00482E3B" w:rsidRPr="007C5C61">
        <w:t xml:space="preserve"> elects to commercially exploit such Videos, </w:t>
      </w:r>
      <w:r w:rsidR="00B64547" w:rsidRPr="007C5C61">
        <w:t>Label</w:t>
      </w:r>
      <w:r w:rsidR="00482E3B" w:rsidRPr="007C5C61">
        <w:t xml:space="preserve"> will negotiate in good faith a synch fee with Artist, or Artist’s publisher, as the case may be.  For the avoidance of doubt, a Video shall only be considered to be commercially exploited if it is made available for direct sale by </w:t>
      </w:r>
      <w:r w:rsidR="00B64547" w:rsidRPr="007C5C61">
        <w:t>Label</w:t>
      </w:r>
      <w:r w:rsidR="00482E3B" w:rsidRPr="007C5C61">
        <w:t xml:space="preserve">.  </w:t>
      </w:r>
      <w:r w:rsidR="00AC2D84" w:rsidRPr="007C5C61">
        <w:t xml:space="preserve">The making available of a Video for on-demand streaming </w:t>
      </w:r>
      <w:r w:rsidR="00096BCC" w:rsidRPr="007C5C61">
        <w:t xml:space="preserve">on a Streaming Source or otherwise, </w:t>
      </w:r>
      <w:r w:rsidR="00AC2D84" w:rsidRPr="007C5C61">
        <w:t xml:space="preserve">and the earning of advertising revenue by </w:t>
      </w:r>
      <w:r w:rsidR="00B64547" w:rsidRPr="007C5C61">
        <w:t>Label</w:t>
      </w:r>
      <w:r w:rsidR="00AC2D84" w:rsidRPr="007C5C61">
        <w:t xml:space="preserve"> from such streams shall not be considered commercial exploitation of such Video.</w:t>
      </w:r>
    </w:p>
    <w:p w14:paraId="1053C2DA" w14:textId="2F938075" w:rsidR="006F3FA8" w:rsidRPr="007C5C61" w:rsidRDefault="00F30CB7" w:rsidP="000E6393">
      <w:pPr>
        <w:pStyle w:val="Style4"/>
        <w:rPr>
          <w:rFonts w:eastAsia="Helvetica Neue" w:cs="Helvetica Neue"/>
        </w:rPr>
      </w:pPr>
      <w:r w:rsidRPr="00F30CB7">
        <w:rPr>
          <w:rFonts w:eastAsia="Helvetica Neue" w:cs="Helvetica Neue"/>
        </w:rPr>
        <w:t xml:space="preserve">Artist represents and warrants that with respect to any and all Compositions embodied on Masters which are not Controlled Compositions, Artist has secured, or shall promptly following the execution </w:t>
      </w:r>
      <w:r w:rsidRPr="00F30CB7">
        <w:rPr>
          <w:rFonts w:eastAsia="Helvetica Neue" w:cs="Helvetica Neue"/>
        </w:rPr>
        <w:tab/>
        <w:t>of this Agreement, secure for benefit of the Label and Label’s licensees Mechanical Licenses and all other publishing licenses and permissions which Artist grants to Label pursuant to this Clause 6 and Clause 3.2(d), on the same terms and conditions which apply to Controlled Compositions under this Clause 6 and/or Clause 3.2(d).</w:t>
      </w:r>
    </w:p>
    <w:p w14:paraId="3DABD460" w14:textId="4294700D" w:rsidR="00A268DD" w:rsidRPr="007C5C61" w:rsidRDefault="00DC7E14" w:rsidP="00A84232">
      <w:pPr>
        <w:pStyle w:val="Style1"/>
        <w:rPr>
          <w:rFonts w:eastAsia="Helvetica Neue" w:cs="Helvetica Neue"/>
        </w:rPr>
      </w:pPr>
      <w:r w:rsidRPr="007C5C61">
        <w:t>TRADE-MARKS</w:t>
      </w:r>
    </w:p>
    <w:p w14:paraId="596722AB"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36F8D072" w14:textId="77777777" w:rsidR="000E6393" w:rsidRPr="007C5C61" w:rsidRDefault="000E6393" w:rsidP="000E639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2679D32E" w14:textId="4E519AF9" w:rsidR="000E6393" w:rsidRPr="007C5C61" w:rsidRDefault="00DC7E14" w:rsidP="000E6393">
      <w:pPr>
        <w:pStyle w:val="Style4"/>
        <w:rPr>
          <w:rFonts w:eastAsia="Helvetica Neue" w:cs="Helvetica Neue"/>
        </w:rPr>
      </w:pPr>
      <w:r w:rsidRPr="007C5C61">
        <w:t xml:space="preserve">Artist grants to </w:t>
      </w:r>
      <w:r w:rsidR="00B64547" w:rsidRPr="007C5C61">
        <w:t>Label</w:t>
      </w:r>
      <w:r w:rsidRPr="007C5C61">
        <w:t xml:space="preserve"> the </w:t>
      </w:r>
      <w:r w:rsidR="00003F96">
        <w:t>non-</w:t>
      </w:r>
      <w:r w:rsidRPr="007C5C61">
        <w:t xml:space="preserve">exclusive right, during the License Period, to use Artist’s name and approved likeness, </w:t>
      </w:r>
      <w:r w:rsidR="00003F96">
        <w:t xml:space="preserve">approved </w:t>
      </w:r>
      <w:r w:rsidRPr="007C5C61">
        <w:t xml:space="preserve">image and </w:t>
      </w:r>
      <w:r w:rsidR="00003F96">
        <w:t xml:space="preserve">approved </w:t>
      </w:r>
      <w:r w:rsidRPr="007C5C61">
        <w:t xml:space="preserve">biography </w:t>
      </w:r>
      <w:r w:rsidR="00003F96">
        <w:t xml:space="preserve">solely </w:t>
      </w:r>
      <w:r w:rsidRPr="007C5C61">
        <w:t>in connection with the sale, marketing and promotion of the Masters and Records made therefrom including on websites.</w:t>
      </w:r>
    </w:p>
    <w:p w14:paraId="6F26A365" w14:textId="3CDBB18A" w:rsidR="00A268DD" w:rsidRPr="007C5C61" w:rsidRDefault="00DC7E14" w:rsidP="000E6393">
      <w:pPr>
        <w:pStyle w:val="Style4"/>
        <w:rPr>
          <w:rFonts w:eastAsia="Helvetica Neue" w:cs="Helvetica Neue"/>
        </w:rPr>
      </w:pPr>
      <w:r w:rsidRPr="007C5C61">
        <w:t xml:space="preserve">Artist acknowledges and agrees that </w:t>
      </w:r>
      <w:r w:rsidR="00B64547" w:rsidRPr="007C5C61">
        <w:t>Label</w:t>
      </w:r>
      <w:r w:rsidRPr="007C5C61">
        <w:t xml:space="preserve">’s name and logo shall appear on the back cover of all Records made, and the metadata of all Masters exploited via “electronic transmission”, pursuant hereto and all advertising relating to the </w:t>
      </w:r>
      <w:r w:rsidR="00827E0E" w:rsidRPr="007C5C61">
        <w:t>master’s</w:t>
      </w:r>
      <w:r w:rsidRPr="007C5C61">
        <w:t xml:space="preserve"> and/or such Records.</w:t>
      </w:r>
    </w:p>
    <w:p w14:paraId="7D94926B" w14:textId="54BCDD93" w:rsidR="002C6093" w:rsidRPr="002C6093" w:rsidRDefault="002C6093" w:rsidP="002C6093">
      <w:pPr>
        <w:pStyle w:val="Style1"/>
        <w:rPr>
          <w:rFonts w:eastAsia="Helvetica Neue" w:cs="Helvetica Neue"/>
        </w:rPr>
      </w:pPr>
      <w:r>
        <w:t>MERCHANDISE</w:t>
      </w:r>
    </w:p>
    <w:p w14:paraId="7F0A7926" w14:textId="7BC276DA" w:rsidR="002C6093" w:rsidRPr="001F6005" w:rsidRDefault="007F4FC0" w:rsidP="001F6005">
      <w:pPr>
        <w:pStyle w:val="Style4"/>
        <w:numPr>
          <w:ilvl w:val="1"/>
          <w:numId w:val="14"/>
        </w:numPr>
        <w:rPr>
          <w:rFonts w:eastAsia="Helvetica Neue" w:cs="Helvetica Neue"/>
        </w:rPr>
      </w:pPr>
      <w:r w:rsidRPr="007F4FC0">
        <w:t xml:space="preserve">Merchandise: Artist grants to Label the right, but not the obligation, exclusively with respect to the one (1) exclusive design, in perpetuity, to manufacture and distribute merchandise incorporating the exclusive design both online and at retail store locations and license the same. In connection with this right, Artist grants to </w:t>
      </w:r>
      <w:proofErr w:type="gramStart"/>
      <w:r>
        <w:t xml:space="preserve">Label </w:t>
      </w:r>
      <w:r w:rsidRPr="007F4FC0">
        <w:t xml:space="preserve"> the</w:t>
      </w:r>
      <w:proofErr w:type="gramEnd"/>
      <w:r w:rsidRPr="007F4FC0">
        <w:t xml:space="preserve"> right to use Artist’s names, approved portraits, approved likenesses, approved pictures, approved logos, approved sobriquets and approved biographical material. Label shall make the designs at Label’s direct documented </w:t>
      </w:r>
      <w:proofErr w:type="gramStart"/>
      <w:r w:rsidRPr="007F4FC0">
        <w:t>third party</w:t>
      </w:r>
      <w:proofErr w:type="gramEnd"/>
      <w:r w:rsidRPr="007F4FC0">
        <w:t xml:space="preserve"> out-of-pocket cost, provided such costs are recoupable from any monies otherwise payable to </w:t>
      </w:r>
      <w:proofErr w:type="gramStart"/>
      <w:r w:rsidRPr="007F4FC0">
        <w:t>Artist</w:t>
      </w:r>
      <w:proofErr w:type="gramEnd"/>
      <w:r w:rsidRPr="007F4FC0">
        <w:t xml:space="preserve"> hereunder. Label shall pay to Artist merchandise royalty of fifty percent (50%) of “Merchandise Net Receipts” (which is defined as gross income derived from merchandise exploitations, less direct, documented third party out of pocket costs including, without limitation, printing and applicable third party setup charges) actually received by label (or credited to Label against an advance previously received by Label) from sale of merchandise incorporating Label’s sales of merchandise incorporating the design.</w:t>
      </w:r>
      <w:r w:rsidR="002C6093" w:rsidRPr="007C5C61">
        <w:t>.</w:t>
      </w:r>
    </w:p>
    <w:p w14:paraId="58B55C76" w14:textId="505DDC7A" w:rsidR="00A268DD" w:rsidRPr="007C5C61" w:rsidRDefault="00DC7E14" w:rsidP="00A84232">
      <w:pPr>
        <w:pStyle w:val="Style1"/>
        <w:rPr>
          <w:rFonts w:eastAsia="Helvetica Neue" w:cs="Helvetica Neue"/>
        </w:rPr>
      </w:pPr>
      <w:r w:rsidRPr="007C5C61">
        <w:t>REPRESENTATIONS AND WARRANTIES</w:t>
      </w:r>
    </w:p>
    <w:p w14:paraId="102F16AD"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17BE34D1" w14:textId="77777777" w:rsidR="00A84232" w:rsidRPr="007C5C61" w:rsidRDefault="00A84232" w:rsidP="00A84232">
      <w:pPr>
        <w:pStyle w:val="ListParagraph"/>
        <w:numPr>
          <w:ilvl w:val="0"/>
          <w:numId w:val="23"/>
        </w:numPr>
        <w:shd w:val="clear" w:color="auto" w:fill="FFFFFF"/>
        <w:spacing w:after="150" w:line="300" w:lineRule="atLeast"/>
        <w:contextualSpacing w:val="0"/>
        <w:rPr>
          <w:rFonts w:asciiTheme="minorHAnsi" w:eastAsia="Times" w:hAnsiTheme="minorHAnsi" w:cs="Times"/>
          <w:vanish/>
          <w:sz w:val="22"/>
          <w:szCs w:val="22"/>
          <w:u w:color="828792"/>
        </w:rPr>
      </w:pPr>
    </w:p>
    <w:p w14:paraId="5EA4B9B7" w14:textId="77777777" w:rsidR="002B0DEF" w:rsidRPr="007C5C61" w:rsidRDefault="002B0DEF" w:rsidP="002B0DE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6847B098" w14:textId="77777777" w:rsidR="002B0DEF" w:rsidRPr="007C5C61" w:rsidRDefault="002B0DEF" w:rsidP="002B0DE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40A900EB" w14:textId="70758A4D" w:rsidR="00A268DD" w:rsidRPr="007C5C61" w:rsidRDefault="00DC7E14" w:rsidP="002B0DEF">
      <w:pPr>
        <w:pStyle w:val="Style4"/>
        <w:rPr>
          <w:rFonts w:eastAsia="Helvetica Neue" w:cs="Helvetica Neue"/>
        </w:rPr>
      </w:pPr>
      <w:r w:rsidRPr="007C5C61">
        <w:t xml:space="preserve">Artist hereby </w:t>
      </w:r>
      <w:proofErr w:type="gramStart"/>
      <w:r w:rsidRPr="007C5C61">
        <w:t>represents,</w:t>
      </w:r>
      <w:proofErr w:type="gramEnd"/>
      <w:r w:rsidRPr="007C5C61">
        <w:t xml:space="preserve"> warrants and covenants that:</w:t>
      </w:r>
    </w:p>
    <w:p w14:paraId="2E952059" w14:textId="606908BD" w:rsidR="00A268DD" w:rsidRPr="007C5C61" w:rsidRDefault="00DC7E14" w:rsidP="00A84232">
      <w:pPr>
        <w:pStyle w:val="NormalWeb"/>
        <w:numPr>
          <w:ilvl w:val="0"/>
          <w:numId w:val="9"/>
        </w:numPr>
        <w:shd w:val="clear" w:color="auto" w:fill="FFFFFF"/>
        <w:tabs>
          <w:tab w:val="clear" w:pos="326"/>
          <w:tab w:val="left" w:pos="709"/>
        </w:tabs>
        <w:spacing w:before="0" w:after="150" w:line="300" w:lineRule="atLeast"/>
        <w:ind w:left="709" w:hanging="283"/>
        <w:rPr>
          <w:rFonts w:asciiTheme="minorHAnsi" w:eastAsia="Helvetica Neue" w:hAnsiTheme="minorHAnsi" w:cs="Helvetica Neue"/>
          <w:color w:val="auto"/>
          <w:sz w:val="22"/>
          <w:szCs w:val="22"/>
          <w:u w:color="828792"/>
        </w:rPr>
      </w:pPr>
      <w:proofErr w:type="gramStart"/>
      <w:r w:rsidRPr="007C5C61">
        <w:rPr>
          <w:rFonts w:asciiTheme="minorHAnsi" w:hAnsiTheme="minorHAnsi"/>
          <w:color w:val="auto"/>
          <w:sz w:val="22"/>
          <w:szCs w:val="22"/>
          <w:u w:color="828792"/>
        </w:rPr>
        <w:t>Artist has</w:t>
      </w:r>
      <w:proofErr w:type="gramEnd"/>
      <w:r w:rsidRPr="007C5C61">
        <w:rPr>
          <w:rFonts w:asciiTheme="minorHAnsi" w:hAnsiTheme="minorHAnsi"/>
          <w:color w:val="auto"/>
          <w:sz w:val="22"/>
          <w:szCs w:val="22"/>
          <w:u w:color="828792"/>
        </w:rPr>
        <w:t xml:space="preserve"> all necessary rights, power and authority to enter into this Agreement, to perform all of the obligations to be performed by Artist hereunder and to grant to </w:t>
      </w:r>
      <w:r w:rsidR="00B64547" w:rsidRPr="007C5C61">
        <w:rPr>
          <w:rFonts w:asciiTheme="minorHAnsi" w:hAnsiTheme="minorHAnsi"/>
          <w:color w:val="auto"/>
          <w:sz w:val="22"/>
          <w:szCs w:val="22"/>
          <w:u w:color="828792"/>
        </w:rPr>
        <w:t>Label</w:t>
      </w:r>
      <w:r w:rsidRPr="007C5C61">
        <w:rPr>
          <w:rFonts w:asciiTheme="minorHAnsi" w:hAnsiTheme="minorHAnsi"/>
          <w:color w:val="auto"/>
          <w:sz w:val="22"/>
          <w:szCs w:val="22"/>
          <w:u w:color="828792"/>
        </w:rPr>
        <w:t xml:space="preserve"> all of the rights granted </w:t>
      </w:r>
      <w:proofErr w:type="gramStart"/>
      <w:r w:rsidRPr="007C5C61">
        <w:rPr>
          <w:rFonts w:asciiTheme="minorHAnsi" w:hAnsiTheme="minorHAnsi"/>
          <w:color w:val="auto"/>
          <w:sz w:val="22"/>
          <w:szCs w:val="22"/>
          <w:u w:color="828792"/>
        </w:rPr>
        <w:t>hereunder;</w:t>
      </w:r>
      <w:proofErr w:type="gramEnd"/>
    </w:p>
    <w:p w14:paraId="2A06BC2B" w14:textId="77777777" w:rsidR="00A268DD" w:rsidRPr="007C5C61" w:rsidRDefault="00DC7E14"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 xml:space="preserve">this Agreement does not breach or conflict with any other agreement to which Artist is a party, and Artist will not enter into any agreement or obligation which conflicts </w:t>
      </w:r>
      <w:proofErr w:type="gramStart"/>
      <w:r w:rsidRPr="007C5C61">
        <w:rPr>
          <w:rFonts w:asciiTheme="minorHAnsi" w:hAnsiTheme="minorHAnsi"/>
          <w:color w:val="auto"/>
          <w:sz w:val="22"/>
          <w:szCs w:val="22"/>
          <w:u w:color="828792"/>
        </w:rPr>
        <w:t>herewith;</w:t>
      </w:r>
      <w:proofErr w:type="gramEnd"/>
    </w:p>
    <w:p w14:paraId="5F6D7C2F" w14:textId="38812A3B" w:rsidR="00A268DD" w:rsidRPr="007C5C61" w:rsidRDefault="00DC7E14"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Artist is not a party to any agreement pursuant to which Artist has granted to any third party any rights in or to the </w:t>
      </w:r>
      <w:proofErr w:type="gramStart"/>
      <w:r w:rsidRPr="007C5C61">
        <w:rPr>
          <w:rFonts w:asciiTheme="minorHAnsi" w:hAnsiTheme="minorHAnsi"/>
          <w:color w:val="auto"/>
          <w:sz w:val="22"/>
          <w:szCs w:val="22"/>
          <w:u w:color="828792"/>
        </w:rPr>
        <w:t>Masters</w:t>
      </w:r>
      <w:proofErr w:type="gramEnd"/>
      <w:r w:rsidRPr="007C5C61">
        <w:rPr>
          <w:rFonts w:asciiTheme="minorHAnsi" w:hAnsiTheme="minorHAnsi"/>
          <w:color w:val="auto"/>
          <w:sz w:val="22"/>
          <w:szCs w:val="22"/>
          <w:u w:color="828792"/>
        </w:rPr>
        <w:t xml:space="preserve"> or </w:t>
      </w:r>
      <w:r w:rsidR="00AC2D84" w:rsidRPr="007C5C61">
        <w:rPr>
          <w:rFonts w:asciiTheme="minorHAnsi" w:hAnsiTheme="minorHAnsi"/>
          <w:color w:val="auto"/>
          <w:sz w:val="22"/>
          <w:szCs w:val="22"/>
          <w:u w:color="828792"/>
        </w:rPr>
        <w:t xml:space="preserve">which otherwise restrict the rights Artist grants to </w:t>
      </w:r>
      <w:r w:rsidR="00B64547" w:rsidRPr="007C5C61">
        <w:rPr>
          <w:rFonts w:asciiTheme="minorHAnsi" w:hAnsiTheme="minorHAnsi"/>
          <w:color w:val="auto"/>
          <w:sz w:val="22"/>
          <w:szCs w:val="22"/>
          <w:u w:color="828792"/>
        </w:rPr>
        <w:t>Label</w:t>
      </w:r>
      <w:r w:rsidR="00AC2D84" w:rsidRPr="007C5C61">
        <w:rPr>
          <w:rFonts w:asciiTheme="minorHAnsi" w:hAnsiTheme="minorHAnsi"/>
          <w:color w:val="auto"/>
          <w:sz w:val="22"/>
          <w:szCs w:val="22"/>
          <w:u w:color="828792"/>
        </w:rPr>
        <w:t xml:space="preserve"> herein</w:t>
      </w:r>
      <w:r w:rsidRPr="007C5C61">
        <w:rPr>
          <w:rFonts w:asciiTheme="minorHAnsi" w:hAnsiTheme="minorHAnsi"/>
          <w:color w:val="auto"/>
          <w:sz w:val="22"/>
          <w:szCs w:val="22"/>
          <w:u w:color="828792"/>
        </w:rPr>
        <w:t>;</w:t>
      </w:r>
    </w:p>
    <w:p w14:paraId="42605F6C" w14:textId="3163B9A2" w:rsidR="006F3FA8" w:rsidRPr="007C5C61" w:rsidRDefault="00E578FD"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Pr>
          <w:rFonts w:asciiTheme="minorHAnsi" w:hAnsiTheme="minorHAnsi"/>
          <w:color w:val="auto"/>
          <w:sz w:val="22"/>
          <w:szCs w:val="22"/>
          <w:u w:color="828792"/>
        </w:rPr>
        <w:t xml:space="preserve">The </w:t>
      </w:r>
      <w:r w:rsidR="00DC7E14" w:rsidRPr="007C5C61">
        <w:rPr>
          <w:rFonts w:asciiTheme="minorHAnsi" w:hAnsiTheme="minorHAnsi"/>
          <w:color w:val="auto"/>
          <w:sz w:val="22"/>
          <w:szCs w:val="22"/>
          <w:u w:color="828792"/>
        </w:rPr>
        <w:t>Masters, the Compositions, Artist’s name and any other audio, video or other materials delivered and contributed by Artist</w:t>
      </w:r>
      <w:r>
        <w:rPr>
          <w:rFonts w:asciiTheme="minorHAnsi" w:hAnsiTheme="minorHAnsi"/>
          <w:color w:val="auto"/>
          <w:sz w:val="22"/>
          <w:szCs w:val="22"/>
          <w:u w:color="828792"/>
        </w:rPr>
        <w:t xml:space="preserve">, Collectively and </w:t>
      </w:r>
      <w:proofErr w:type="gramStart"/>
      <w:r>
        <w:rPr>
          <w:rFonts w:asciiTheme="minorHAnsi" w:hAnsiTheme="minorHAnsi"/>
          <w:color w:val="auto"/>
          <w:sz w:val="22"/>
          <w:szCs w:val="22"/>
          <w:u w:color="828792"/>
        </w:rPr>
        <w:t>Individually,</w:t>
      </w:r>
      <w:proofErr w:type="gramEnd"/>
      <w:r w:rsidR="00DC7E14" w:rsidRPr="007C5C61">
        <w:rPr>
          <w:rFonts w:asciiTheme="minorHAnsi" w:hAnsiTheme="minorHAnsi"/>
          <w:color w:val="auto"/>
          <w:sz w:val="22"/>
          <w:szCs w:val="22"/>
          <w:u w:color="828792"/>
        </w:rPr>
        <w:t xml:space="preserve"> pursuant to this Agreement are wholly original and do not violate any laws or any rights </w:t>
      </w:r>
      <w:r w:rsidR="00DC7E14" w:rsidRPr="007C5C61">
        <w:rPr>
          <w:rFonts w:asciiTheme="minorHAnsi" w:hAnsiTheme="minorHAnsi"/>
          <w:color w:val="auto"/>
          <w:sz w:val="22"/>
          <w:szCs w:val="22"/>
          <w:u w:color="828792"/>
        </w:rPr>
        <w:lastRenderedPageBreak/>
        <w:t xml:space="preserve">of any party, including any copyright, </w:t>
      </w:r>
      <w:r w:rsidR="00827E0E" w:rsidRPr="007C5C61">
        <w:rPr>
          <w:rFonts w:asciiTheme="minorHAnsi" w:hAnsiTheme="minorHAnsi"/>
          <w:color w:val="auto"/>
          <w:sz w:val="22"/>
          <w:szCs w:val="22"/>
          <w:u w:color="828792"/>
        </w:rPr>
        <w:t>trademark</w:t>
      </w:r>
      <w:r w:rsidR="00DC7E14" w:rsidRPr="007C5C61">
        <w:rPr>
          <w:rFonts w:asciiTheme="minorHAnsi" w:hAnsiTheme="minorHAnsi"/>
          <w:color w:val="auto"/>
          <w:sz w:val="22"/>
          <w:szCs w:val="22"/>
          <w:u w:color="828792"/>
        </w:rPr>
        <w:t xml:space="preserve">, right of privacy or other proprietary right of any </w:t>
      </w:r>
      <w:proofErr w:type="gramStart"/>
      <w:r w:rsidR="00DC7E14" w:rsidRPr="007C5C61">
        <w:rPr>
          <w:rFonts w:asciiTheme="minorHAnsi" w:hAnsiTheme="minorHAnsi"/>
          <w:color w:val="auto"/>
          <w:sz w:val="22"/>
          <w:szCs w:val="22"/>
          <w:u w:color="828792"/>
        </w:rPr>
        <w:t>party;</w:t>
      </w:r>
      <w:proofErr w:type="gramEnd"/>
      <w:r w:rsidR="00DC7E14" w:rsidRPr="007C5C61">
        <w:rPr>
          <w:rFonts w:asciiTheme="minorHAnsi" w:hAnsiTheme="minorHAnsi"/>
          <w:color w:val="auto"/>
          <w:sz w:val="22"/>
          <w:szCs w:val="22"/>
          <w:u w:color="828792"/>
        </w:rPr>
        <w:t xml:space="preserve"> </w:t>
      </w:r>
    </w:p>
    <w:p w14:paraId="5CB5380C" w14:textId="77777777" w:rsidR="006F3FA8" w:rsidRPr="007C5C61" w:rsidRDefault="006F3FA8"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other than as specifically set out herein, Label shall not be obligated to pay royalties or any other sums to any third parties in connection with the exercise of its rights </w:t>
      </w:r>
      <w:proofErr w:type="gramStart"/>
      <w:r w:rsidRPr="007C5C61">
        <w:rPr>
          <w:rFonts w:asciiTheme="minorHAnsi" w:hAnsiTheme="minorHAnsi"/>
          <w:color w:val="auto"/>
          <w:sz w:val="22"/>
          <w:szCs w:val="22"/>
          <w:u w:color="828792"/>
        </w:rPr>
        <w:t>hereunder;</w:t>
      </w:r>
      <w:proofErr w:type="gramEnd"/>
    </w:p>
    <w:p w14:paraId="06420A9E" w14:textId="2AAEA922" w:rsidR="00A268DD" w:rsidRPr="007C5C61" w:rsidRDefault="006F3FA8"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proofErr w:type="gramStart"/>
      <w:r w:rsidRPr="007C5C61">
        <w:rPr>
          <w:rFonts w:asciiTheme="minorHAnsi" w:hAnsiTheme="minorHAnsi"/>
          <w:color w:val="auto"/>
          <w:sz w:val="22"/>
          <w:szCs w:val="22"/>
          <w:u w:color="828792"/>
        </w:rPr>
        <w:t>Artist has</w:t>
      </w:r>
      <w:proofErr w:type="gramEnd"/>
      <w:r w:rsidRPr="007C5C61">
        <w:rPr>
          <w:rFonts w:asciiTheme="minorHAnsi" w:hAnsiTheme="minorHAnsi"/>
          <w:color w:val="auto"/>
          <w:sz w:val="22"/>
          <w:szCs w:val="22"/>
          <w:u w:color="828792"/>
        </w:rPr>
        <w:t xml:space="preserve"> secured all necessary rights from all third parties including without limitation all publishing licenses from any third parties who may hold an interest in the Compositions, to allow Label the full exercise of its rights hereunder; </w:t>
      </w:r>
      <w:r w:rsidR="00DC7E14" w:rsidRPr="007C5C61">
        <w:rPr>
          <w:rFonts w:asciiTheme="minorHAnsi" w:hAnsiTheme="minorHAnsi"/>
          <w:color w:val="auto"/>
          <w:sz w:val="22"/>
          <w:szCs w:val="22"/>
          <w:u w:color="828792"/>
        </w:rPr>
        <w:t>and</w:t>
      </w:r>
    </w:p>
    <w:p w14:paraId="2E9E0653" w14:textId="77777777" w:rsidR="00A268DD" w:rsidRPr="007C5C61" w:rsidRDefault="00DC7E14" w:rsidP="00A84232">
      <w:pPr>
        <w:pStyle w:val="NormalWeb"/>
        <w:numPr>
          <w:ilvl w:val="0"/>
          <w:numId w:val="9"/>
        </w:numPr>
        <w:shd w:val="clear" w:color="auto" w:fill="FFFFFF"/>
        <w:tabs>
          <w:tab w:val="clear" w:pos="326"/>
          <w:tab w:val="num" w:pos="709"/>
        </w:tabs>
        <w:spacing w:before="0" w:after="150" w:line="300" w:lineRule="atLeast"/>
        <w:ind w:left="709" w:hanging="283"/>
        <w:rPr>
          <w:rFonts w:asciiTheme="minorHAnsi" w:hAnsiTheme="minorHAnsi"/>
          <w:color w:val="auto"/>
          <w:sz w:val="22"/>
          <w:szCs w:val="22"/>
          <w:u w:color="828792"/>
        </w:rPr>
      </w:pPr>
      <w:r w:rsidRPr="007C5C61">
        <w:rPr>
          <w:rFonts w:asciiTheme="minorHAnsi" w:hAnsiTheme="minorHAnsi"/>
          <w:color w:val="auto"/>
          <w:sz w:val="22"/>
          <w:szCs w:val="22"/>
          <w:u w:color="828792"/>
        </w:rPr>
        <w:t>all information delivered by Artist will be true, accurate and complete.</w:t>
      </w:r>
    </w:p>
    <w:p w14:paraId="3EF33ABD" w14:textId="5B975325" w:rsidR="00E578FD" w:rsidRPr="00E578FD" w:rsidRDefault="00E578FD" w:rsidP="00E578FD">
      <w:pPr>
        <w:pStyle w:val="p1"/>
        <w:rPr>
          <w:sz w:val="22"/>
          <w:szCs w:val="22"/>
        </w:rPr>
      </w:pPr>
      <w:r w:rsidRPr="00E578FD">
        <w:rPr>
          <w:b/>
          <w:sz w:val="22"/>
          <w:szCs w:val="22"/>
        </w:rPr>
        <w:t>9.2</w:t>
      </w:r>
      <w:r w:rsidRPr="00E578FD">
        <w:rPr>
          <w:sz w:val="22"/>
          <w:szCs w:val="22"/>
        </w:rPr>
        <w:t xml:space="preserve"> Artist and Label hereby indemnify and hold harmless on another and its respective licensees and assigns, and its and their respective shareholders, officers, directors, principals, employees and agents (the “</w:t>
      </w:r>
      <w:r w:rsidRPr="00E578FD">
        <w:rPr>
          <w:b/>
          <w:bCs/>
          <w:sz w:val="22"/>
          <w:szCs w:val="22"/>
        </w:rPr>
        <w:t>Indemnified Parties</w:t>
      </w:r>
      <w:r w:rsidRPr="00E578FD">
        <w:rPr>
          <w:sz w:val="22"/>
          <w:szCs w:val="22"/>
        </w:rPr>
        <w:t xml:space="preserve">”) from and against any and all losses, costs (including reasonable legal fees), expenses, liabilities and damages arising out of any </w:t>
      </w:r>
      <w:r>
        <w:rPr>
          <w:sz w:val="22"/>
          <w:szCs w:val="22"/>
        </w:rPr>
        <w:t xml:space="preserve">third party </w:t>
      </w:r>
      <w:r w:rsidRPr="00E578FD">
        <w:rPr>
          <w:sz w:val="22"/>
          <w:szCs w:val="22"/>
        </w:rPr>
        <w:t>claim in respect of any breach or alleged breach by the indemnifying party of this Agreement or any representation, warranty, covenant, or promise made hereunder as determined by a court of competent jurisdiction. The indemnifying party will reimburse the Indemnified Parties on demand for any payment made at any time after the date hereof in respect of any liability or claim in respect of which the Indemnified Parties are entitled to be indemnified. Upon the making or filing of any such claim, action or demand, the Indemnified Party shall be entitled to withhold from any amounts payable under this Agreement such amounts as are reasonably related to the potential liability in issue. In the event that any such claim does not result in litigation being commenced against the Indemnified Party within one (1) year from the date such claim is initially received by the Indemnified Party, then any monies withheld pursuant to the preceding sentence shall be released to the indemnifying party, provided that if any such claim is litigated after one (1) year from the date it was initially made, the Indemnified Party may thereafter withhold monies payable under this Agreement in accordance with the preceding sentence. The indemnifying party shall be notified of any such claim, action or demand and shall have the right, at its own expense, to participate in the defense hereof with counsel of its own choosing; provided, however, that the Indemnified Party’s decision in connection with the defense or settlement of any such claim, action or demand shall be final. Label will not withhold any monies pursuant to this section provided that Artist posts a surety bond from a surety which is satisfactory to Label in its sole discretion and provided that the surety bond is in a type and amount satisfactory to Label in its sole discretion.</w:t>
      </w:r>
    </w:p>
    <w:p w14:paraId="3B768A11" w14:textId="095EFED6" w:rsidR="00292F47" w:rsidRPr="007C5C61" w:rsidRDefault="00292F47" w:rsidP="00E578FD">
      <w:pPr>
        <w:pStyle w:val="Style4"/>
        <w:numPr>
          <w:ilvl w:val="0"/>
          <w:numId w:val="0"/>
        </w:numPr>
        <w:ind w:left="360"/>
        <w:rPr>
          <w:rFonts w:eastAsia="Helvetica Neue" w:cs="Helvetica Neue"/>
        </w:rPr>
      </w:pPr>
    </w:p>
    <w:p w14:paraId="6DCB35B8" w14:textId="6D154424" w:rsidR="00A268DD" w:rsidRPr="007C5C61" w:rsidRDefault="00DC7E14" w:rsidP="00A84232">
      <w:pPr>
        <w:pStyle w:val="Style1"/>
        <w:rPr>
          <w:rFonts w:eastAsia="Helvetica Neue" w:cs="Helvetica Neue"/>
        </w:rPr>
      </w:pPr>
      <w:r w:rsidRPr="007C5C61">
        <w:t>SELL OFF PERIOD</w:t>
      </w:r>
    </w:p>
    <w:p w14:paraId="47772090" w14:textId="77777777" w:rsidR="00A84232" w:rsidRPr="007C5C61" w:rsidRDefault="00A84232" w:rsidP="00A84232">
      <w:pPr>
        <w:pStyle w:val="ListParagraph"/>
        <w:numPr>
          <w:ilvl w:val="0"/>
          <w:numId w:val="32"/>
        </w:numPr>
        <w:shd w:val="clear" w:color="auto" w:fill="FFFFFF"/>
        <w:spacing w:after="150" w:line="300" w:lineRule="atLeast"/>
        <w:contextualSpacing w:val="0"/>
        <w:rPr>
          <w:rFonts w:asciiTheme="minorHAnsi" w:eastAsia="Times" w:hAnsiTheme="minorHAnsi" w:cs="Times"/>
          <w:vanish/>
          <w:sz w:val="22"/>
          <w:szCs w:val="22"/>
          <w:u w:color="828792"/>
        </w:rPr>
      </w:pPr>
    </w:p>
    <w:p w14:paraId="111FA969" w14:textId="77777777" w:rsidR="002B0DEF" w:rsidRPr="007C5C61" w:rsidRDefault="002B0DEF" w:rsidP="002B0DEF">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vanish/>
          <w:sz w:val="22"/>
          <w:szCs w:val="22"/>
          <w:u w:color="828792"/>
        </w:rPr>
      </w:pPr>
    </w:p>
    <w:p w14:paraId="27D8B361" w14:textId="436B9428" w:rsidR="00A268DD" w:rsidRPr="007C5C61" w:rsidRDefault="00DC7E14" w:rsidP="002B0DEF">
      <w:pPr>
        <w:pStyle w:val="Style4"/>
      </w:pPr>
      <w:r w:rsidRPr="007C5C61">
        <w:t xml:space="preserve">Upon the expiration or earlier termination of the License Period, </w:t>
      </w:r>
      <w:r w:rsidR="00B64547" w:rsidRPr="007C5C61">
        <w:t>Label</w:t>
      </w:r>
      <w:r w:rsidRPr="007C5C61">
        <w:t xml:space="preserve"> shall have the non-exclusive right for a period of six (6) months to sell its inventory of physical Records on hand as of the date of the expiration or termination of the Agreement (the “Sell-Off Period”). </w:t>
      </w:r>
      <w:r w:rsidR="00B64547" w:rsidRPr="007C5C61">
        <w:t>Label</w:t>
      </w:r>
      <w:r w:rsidRPr="007C5C61">
        <w:t xml:space="preserve"> shall not, in anticipation of the Sell-Off Period, manufacture quantities of physical Records in excess of the quantity it reasonably anticipates selling prior to the termination of the Agreement. All sales of Records during the Sell-Off Period shall be in accordance with the terms and conditions of this Agreement. Without limiting the foregoing, such sales shall be in </w:t>
      </w:r>
      <w:r w:rsidR="00B64547" w:rsidRPr="007C5C61">
        <w:t>Label</w:t>
      </w:r>
      <w:r w:rsidRPr="007C5C61">
        <w:t xml:space="preserve">’s normal course of business </w:t>
      </w:r>
      <w:r w:rsidRPr="007C5C61">
        <w:lastRenderedPageBreak/>
        <w:t xml:space="preserve">and at the same prices in effect prior to the termination of the Agreement, and </w:t>
      </w:r>
      <w:r w:rsidR="00B64547" w:rsidRPr="007C5C61">
        <w:t>Label</w:t>
      </w:r>
      <w:r w:rsidRPr="007C5C61">
        <w:t xml:space="preserve"> shall continue to credit Artist’s royalty account with royalties in accordance with the terms and conditions of this Agreement. For the avoidance of doubt there shall be no such Sell Off Period in respect of digital files, save as expressly provided herein, in respect of which take down notices shall be immediately put into effect and the </w:t>
      </w:r>
      <w:r w:rsidR="00B64547" w:rsidRPr="007C5C61">
        <w:t>Label</w:t>
      </w:r>
      <w:r w:rsidRPr="007C5C61">
        <w:t xml:space="preserve"> shall have no rights with respect thereto or to the monies generated therefrom.</w:t>
      </w:r>
    </w:p>
    <w:p w14:paraId="667C940F" w14:textId="77777777" w:rsidR="0038576E" w:rsidRPr="007C5C61" w:rsidRDefault="00DC7E14" w:rsidP="0038576E">
      <w:pPr>
        <w:pStyle w:val="Style1"/>
        <w:rPr>
          <w:rFonts w:eastAsia="Helvetica Neue" w:cs="Helvetica Neue"/>
        </w:rPr>
      </w:pPr>
      <w:r w:rsidRPr="007C5C61">
        <w:t>DEFINITIONS</w:t>
      </w:r>
    </w:p>
    <w:p w14:paraId="54AA6DD6" w14:textId="3BE1F4E4" w:rsidR="00A268DD" w:rsidRPr="007C5C61" w:rsidRDefault="00DC7E14" w:rsidP="0038576E">
      <w:pPr>
        <w:pStyle w:val="Style2"/>
        <w:numPr>
          <w:ilvl w:val="0"/>
          <w:numId w:val="0"/>
        </w:numPr>
        <w:rPr>
          <w:rFonts w:eastAsia="Helvetica Neue" w:cs="Helvetica Neue"/>
        </w:rPr>
      </w:pPr>
      <w:r w:rsidRPr="007C5C61">
        <w:t>For the purposes of this Agreement, the following definitions shall apply:</w:t>
      </w:r>
    </w:p>
    <w:p w14:paraId="28D0C848" w14:textId="31A332E9" w:rsidR="00295157"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eastAsia="Helvetica Neue" w:hAnsiTheme="minorHAnsi" w:cs="Helvetica Neue"/>
          <w:color w:val="auto"/>
          <w:sz w:val="22"/>
          <w:szCs w:val="22"/>
          <w:u w:color="828792"/>
        </w:rPr>
        <w:tab/>
      </w:r>
      <w:r w:rsidRPr="007C5C61">
        <w:rPr>
          <w:rFonts w:asciiTheme="minorHAnsi" w:eastAsia="Helvetica Neue" w:hAnsiTheme="minorHAnsi" w:cs="Helvetica Neue"/>
          <w:color w:val="auto"/>
          <w:sz w:val="22"/>
          <w:szCs w:val="22"/>
          <w:u w:color="828792"/>
        </w:rPr>
        <w:tab/>
      </w:r>
      <w:r w:rsidRPr="007C5C61">
        <w:rPr>
          <w:rFonts w:asciiTheme="minorHAnsi" w:eastAsia="Helvetica Neue" w:hAnsiTheme="minorHAnsi" w:cs="Helvetica Neue"/>
          <w:color w:val="auto"/>
          <w:sz w:val="22"/>
          <w:szCs w:val="22"/>
          <w:u w:color="828792"/>
        </w:rPr>
        <w:tab/>
        <w:t xml:space="preserve">“Album” means a Record embodying </w:t>
      </w:r>
      <w:r w:rsidR="00277B6D">
        <w:rPr>
          <w:rFonts w:asciiTheme="minorHAnsi" w:eastAsia="Helvetica Neue" w:hAnsiTheme="minorHAnsi" w:cs="Helvetica Neue"/>
          <w:color w:val="auto"/>
          <w:sz w:val="22"/>
          <w:szCs w:val="22"/>
          <w:u w:color="828792"/>
        </w:rPr>
        <w:t>seven</w:t>
      </w:r>
      <w:r w:rsidRPr="007C5C61">
        <w:rPr>
          <w:rFonts w:asciiTheme="minorHAnsi" w:eastAsia="Helvetica Neue" w:hAnsiTheme="minorHAnsi" w:cs="Helvetica Neue"/>
          <w:color w:val="auto"/>
          <w:sz w:val="22"/>
          <w:szCs w:val="22"/>
          <w:u w:color="828792"/>
        </w:rPr>
        <w:t xml:space="preserve"> (</w:t>
      </w:r>
      <w:r w:rsidR="00277B6D">
        <w:rPr>
          <w:rFonts w:asciiTheme="minorHAnsi" w:eastAsia="Helvetica Neue" w:hAnsiTheme="minorHAnsi" w:cs="Helvetica Neue"/>
          <w:color w:val="auto"/>
          <w:sz w:val="22"/>
          <w:szCs w:val="22"/>
          <w:u w:color="828792"/>
        </w:rPr>
        <w:t>7</w:t>
      </w:r>
      <w:r w:rsidRPr="007C5C61">
        <w:rPr>
          <w:rFonts w:asciiTheme="minorHAnsi" w:eastAsia="Helvetica Neue" w:hAnsiTheme="minorHAnsi" w:cs="Helvetica Neue"/>
          <w:color w:val="auto"/>
          <w:sz w:val="22"/>
          <w:szCs w:val="22"/>
          <w:u w:color="828792"/>
        </w:rPr>
        <w:t xml:space="preserve">) or more </w:t>
      </w:r>
      <w:proofErr w:type="gramStart"/>
      <w:r w:rsidRPr="007C5C61">
        <w:rPr>
          <w:rFonts w:asciiTheme="minorHAnsi" w:eastAsia="Helvetica Neue" w:hAnsiTheme="minorHAnsi" w:cs="Helvetica Neue"/>
          <w:color w:val="auto"/>
          <w:sz w:val="22"/>
          <w:szCs w:val="22"/>
          <w:u w:color="828792"/>
        </w:rPr>
        <w:t>Masters</w:t>
      </w:r>
      <w:proofErr w:type="gramEnd"/>
      <w:r w:rsidRPr="007C5C61">
        <w:rPr>
          <w:rFonts w:asciiTheme="minorHAnsi" w:eastAsia="Helvetica Neue" w:hAnsiTheme="minorHAnsi" w:cs="Helvetica Neue"/>
          <w:color w:val="auto"/>
          <w:sz w:val="22"/>
          <w:szCs w:val="22"/>
          <w:u w:color="828792"/>
        </w:rPr>
        <w:t xml:space="preserve"> and having a playing time of at least forty (40) minutes</w:t>
      </w:r>
    </w:p>
    <w:p w14:paraId="12B8EAB7" w14:textId="720E4743" w:rsidR="00295157"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t xml:space="preserve"> “Controlled Composition” shall mean a musical composition or other selection embodied on the Masters, written or composed by the Artist, any producer of the Masters, or any other persons engaged by Artist in connection with the production of Masters, in whole or in part (to the extent of that part only), alone or in collaboration with others, or which is owned or controlled, in whole or in part, directly or indirectly, by the Artist or any person, firm or corporation in which the Artist has a direct or indirect interest.</w:t>
      </w:r>
      <w:r w:rsidR="00096BCC" w:rsidRPr="007C5C61">
        <w:rPr>
          <w:rFonts w:asciiTheme="minorHAnsi" w:hAnsiTheme="minorHAnsi"/>
          <w:color w:val="auto"/>
          <w:sz w:val="22"/>
          <w:szCs w:val="22"/>
          <w:u w:color="828792"/>
        </w:rPr>
        <w:tab/>
      </w:r>
      <w:r w:rsidR="00096BCC" w:rsidRPr="007C5C61">
        <w:rPr>
          <w:rFonts w:asciiTheme="minorHAnsi" w:hAnsiTheme="minorHAnsi"/>
          <w:color w:val="auto"/>
          <w:sz w:val="22"/>
          <w:szCs w:val="22"/>
          <w:u w:color="828792"/>
        </w:rPr>
        <w:tab/>
      </w:r>
    </w:p>
    <w:p w14:paraId="4B8C6242" w14:textId="2470021C" w:rsidR="002A1A5B" w:rsidRPr="002A1A5B"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t xml:space="preserve">“EP” means a Record embodying </w:t>
      </w:r>
      <w:r w:rsidR="00244EB4">
        <w:rPr>
          <w:rFonts w:asciiTheme="minorHAnsi" w:hAnsiTheme="minorHAnsi"/>
          <w:color w:val="auto"/>
          <w:sz w:val="22"/>
          <w:szCs w:val="22"/>
          <w:u w:color="828792"/>
        </w:rPr>
        <w:t>four</w:t>
      </w:r>
      <w:r w:rsidRPr="007C5C61">
        <w:rPr>
          <w:rFonts w:asciiTheme="minorHAnsi" w:hAnsiTheme="minorHAnsi"/>
          <w:color w:val="auto"/>
          <w:sz w:val="22"/>
          <w:szCs w:val="22"/>
          <w:u w:color="828792"/>
        </w:rPr>
        <w:t xml:space="preserve"> (</w:t>
      </w:r>
      <w:r w:rsidR="003034C6">
        <w:rPr>
          <w:rFonts w:asciiTheme="minorHAnsi" w:hAnsiTheme="minorHAnsi"/>
          <w:color w:val="auto"/>
          <w:sz w:val="22"/>
          <w:szCs w:val="22"/>
          <w:u w:color="828792"/>
        </w:rPr>
        <w:t>4</w:t>
      </w:r>
      <w:r w:rsidRPr="007C5C61">
        <w:rPr>
          <w:rFonts w:asciiTheme="minorHAnsi" w:hAnsiTheme="minorHAnsi"/>
          <w:color w:val="auto"/>
          <w:sz w:val="22"/>
          <w:szCs w:val="22"/>
          <w:u w:color="828792"/>
        </w:rPr>
        <w:t xml:space="preserve">) or more, but less than </w:t>
      </w:r>
      <w:r w:rsidR="002A1A5B">
        <w:rPr>
          <w:rFonts w:asciiTheme="minorHAnsi" w:hAnsiTheme="minorHAnsi"/>
          <w:color w:val="auto"/>
          <w:sz w:val="22"/>
          <w:szCs w:val="22"/>
          <w:u w:color="828792"/>
        </w:rPr>
        <w:t>seven</w:t>
      </w:r>
      <w:r w:rsidRPr="007C5C61">
        <w:rPr>
          <w:rFonts w:asciiTheme="minorHAnsi" w:hAnsiTheme="minorHAnsi"/>
          <w:color w:val="auto"/>
          <w:sz w:val="22"/>
          <w:szCs w:val="22"/>
          <w:u w:color="828792"/>
        </w:rPr>
        <w:t xml:space="preserve"> (</w:t>
      </w:r>
      <w:r w:rsidR="003034C6">
        <w:rPr>
          <w:rFonts w:asciiTheme="minorHAnsi" w:hAnsiTheme="minorHAnsi"/>
          <w:color w:val="auto"/>
          <w:sz w:val="22"/>
          <w:szCs w:val="22"/>
          <w:u w:color="828792"/>
        </w:rPr>
        <w:t>7</w:t>
      </w:r>
      <w:r w:rsidRPr="007C5C61">
        <w:rPr>
          <w:rFonts w:asciiTheme="minorHAnsi" w:hAnsiTheme="minorHAnsi"/>
          <w:color w:val="auto"/>
          <w:sz w:val="22"/>
          <w:szCs w:val="22"/>
          <w:u w:color="828792"/>
        </w:rPr>
        <w:t xml:space="preserve">), </w:t>
      </w:r>
      <w:proofErr w:type="gramStart"/>
      <w:r w:rsidRPr="007C5C61">
        <w:rPr>
          <w:rFonts w:asciiTheme="minorHAnsi" w:hAnsiTheme="minorHAnsi"/>
          <w:color w:val="auto"/>
          <w:sz w:val="22"/>
          <w:szCs w:val="22"/>
          <w:u w:color="828792"/>
        </w:rPr>
        <w:t>Masters</w:t>
      </w:r>
      <w:proofErr w:type="gramEnd"/>
      <w:r w:rsidRPr="007C5C61">
        <w:rPr>
          <w:rFonts w:asciiTheme="minorHAnsi" w:hAnsiTheme="minorHAnsi"/>
          <w:color w:val="auto"/>
          <w:sz w:val="22"/>
          <w:szCs w:val="22"/>
          <w:u w:color="828792"/>
        </w:rPr>
        <w:t xml:space="preserve"> and having a playing time </w:t>
      </w:r>
      <w:r w:rsidR="006D37DF">
        <w:rPr>
          <w:rFonts w:asciiTheme="minorHAnsi" w:hAnsiTheme="minorHAnsi"/>
          <w:color w:val="auto"/>
          <w:sz w:val="22"/>
          <w:szCs w:val="22"/>
          <w:u w:color="828792"/>
        </w:rPr>
        <w:t xml:space="preserve">less than </w:t>
      </w:r>
      <w:r w:rsidRPr="007C5C61">
        <w:rPr>
          <w:rFonts w:asciiTheme="minorHAnsi" w:hAnsiTheme="minorHAnsi"/>
          <w:color w:val="auto"/>
          <w:sz w:val="22"/>
          <w:szCs w:val="22"/>
          <w:u w:color="828792"/>
        </w:rPr>
        <w:t>(</w:t>
      </w:r>
      <w:r w:rsidR="006D37DF">
        <w:rPr>
          <w:rFonts w:asciiTheme="minorHAnsi" w:hAnsiTheme="minorHAnsi"/>
          <w:color w:val="auto"/>
          <w:sz w:val="22"/>
          <w:szCs w:val="22"/>
          <w:u w:color="828792"/>
        </w:rPr>
        <w:t>30</w:t>
      </w:r>
      <w:r w:rsidRPr="007C5C61">
        <w:rPr>
          <w:rFonts w:asciiTheme="minorHAnsi" w:hAnsiTheme="minorHAnsi"/>
          <w:color w:val="auto"/>
          <w:sz w:val="22"/>
          <w:szCs w:val="22"/>
          <w:u w:color="828792"/>
        </w:rPr>
        <w:t xml:space="preserve">) minutes </w:t>
      </w:r>
    </w:p>
    <w:p w14:paraId="0D4EF2C8" w14:textId="73DA6880" w:rsidR="00295157"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r>
      <w:r w:rsidR="00244EB4" w:rsidRPr="007C5C61">
        <w:rPr>
          <w:rFonts w:asciiTheme="minorHAnsi" w:hAnsiTheme="minorHAnsi"/>
          <w:color w:val="auto"/>
          <w:sz w:val="22"/>
          <w:szCs w:val="22"/>
          <w:u w:color="828792"/>
        </w:rPr>
        <w:t>“</w:t>
      </w:r>
      <w:r w:rsidR="00244EB4">
        <w:rPr>
          <w:rFonts w:asciiTheme="minorHAnsi" w:hAnsiTheme="minorHAnsi"/>
          <w:color w:val="auto"/>
          <w:sz w:val="22"/>
          <w:szCs w:val="22"/>
          <w:u w:color="828792"/>
        </w:rPr>
        <w:t>Single</w:t>
      </w:r>
      <w:r w:rsidR="00244EB4" w:rsidRPr="007C5C61">
        <w:rPr>
          <w:rFonts w:asciiTheme="minorHAnsi" w:hAnsiTheme="minorHAnsi"/>
          <w:color w:val="auto"/>
          <w:sz w:val="22"/>
          <w:szCs w:val="22"/>
          <w:u w:color="828792"/>
        </w:rPr>
        <w:t xml:space="preserve">” means a Record embodying </w:t>
      </w:r>
      <w:r w:rsidR="00244EB4">
        <w:rPr>
          <w:rFonts w:asciiTheme="minorHAnsi" w:hAnsiTheme="minorHAnsi"/>
          <w:color w:val="auto"/>
          <w:sz w:val="22"/>
          <w:szCs w:val="22"/>
          <w:u w:color="828792"/>
        </w:rPr>
        <w:t>one</w:t>
      </w:r>
      <w:r w:rsidR="00244EB4" w:rsidRPr="007C5C61">
        <w:rPr>
          <w:rFonts w:asciiTheme="minorHAnsi" w:hAnsiTheme="minorHAnsi"/>
          <w:color w:val="auto"/>
          <w:sz w:val="22"/>
          <w:szCs w:val="22"/>
          <w:u w:color="828792"/>
        </w:rPr>
        <w:t xml:space="preserve"> (</w:t>
      </w:r>
      <w:r w:rsidR="00244EB4">
        <w:rPr>
          <w:rFonts w:asciiTheme="minorHAnsi" w:hAnsiTheme="minorHAnsi"/>
          <w:color w:val="auto"/>
          <w:sz w:val="22"/>
          <w:szCs w:val="22"/>
          <w:u w:color="828792"/>
        </w:rPr>
        <w:t>1</w:t>
      </w:r>
      <w:r w:rsidR="00244EB4" w:rsidRPr="007C5C61">
        <w:rPr>
          <w:rFonts w:asciiTheme="minorHAnsi" w:hAnsiTheme="minorHAnsi"/>
          <w:color w:val="auto"/>
          <w:sz w:val="22"/>
          <w:szCs w:val="22"/>
          <w:u w:color="828792"/>
        </w:rPr>
        <w:t xml:space="preserve">) or more, but less than </w:t>
      </w:r>
      <w:r w:rsidR="00B46140">
        <w:rPr>
          <w:rFonts w:asciiTheme="minorHAnsi" w:hAnsiTheme="minorHAnsi"/>
          <w:color w:val="auto"/>
          <w:sz w:val="22"/>
          <w:szCs w:val="22"/>
          <w:u w:color="828792"/>
        </w:rPr>
        <w:t>four</w:t>
      </w:r>
      <w:r w:rsidR="00244EB4" w:rsidRPr="007C5C61">
        <w:rPr>
          <w:rFonts w:asciiTheme="minorHAnsi" w:hAnsiTheme="minorHAnsi"/>
          <w:color w:val="auto"/>
          <w:sz w:val="22"/>
          <w:szCs w:val="22"/>
          <w:u w:color="828792"/>
        </w:rPr>
        <w:t xml:space="preserve"> (</w:t>
      </w:r>
      <w:r w:rsidR="00B46140">
        <w:rPr>
          <w:rFonts w:asciiTheme="minorHAnsi" w:hAnsiTheme="minorHAnsi"/>
          <w:color w:val="auto"/>
          <w:sz w:val="22"/>
          <w:szCs w:val="22"/>
          <w:u w:color="828792"/>
        </w:rPr>
        <w:t>4</w:t>
      </w:r>
      <w:r w:rsidR="00244EB4" w:rsidRPr="007C5C61">
        <w:rPr>
          <w:rFonts w:asciiTheme="minorHAnsi" w:hAnsiTheme="minorHAnsi"/>
          <w:color w:val="auto"/>
          <w:sz w:val="22"/>
          <w:szCs w:val="22"/>
          <w:u w:color="828792"/>
        </w:rPr>
        <w:t xml:space="preserve">), </w:t>
      </w:r>
      <w:proofErr w:type="gramStart"/>
      <w:r w:rsidR="00244EB4" w:rsidRPr="007C5C61">
        <w:rPr>
          <w:rFonts w:asciiTheme="minorHAnsi" w:hAnsiTheme="minorHAnsi"/>
          <w:color w:val="auto"/>
          <w:sz w:val="22"/>
          <w:szCs w:val="22"/>
          <w:u w:color="828792"/>
        </w:rPr>
        <w:t>Masters</w:t>
      </w:r>
      <w:proofErr w:type="gramEnd"/>
      <w:r w:rsidR="00244EB4" w:rsidRPr="007C5C61">
        <w:rPr>
          <w:rFonts w:asciiTheme="minorHAnsi" w:hAnsiTheme="minorHAnsi"/>
          <w:color w:val="auto"/>
          <w:sz w:val="22"/>
          <w:szCs w:val="22"/>
          <w:u w:color="828792"/>
        </w:rPr>
        <w:t xml:space="preserve"> and having a playing time </w:t>
      </w:r>
      <w:r w:rsidR="00244EB4">
        <w:rPr>
          <w:rFonts w:asciiTheme="minorHAnsi" w:hAnsiTheme="minorHAnsi"/>
          <w:color w:val="auto"/>
          <w:sz w:val="22"/>
          <w:szCs w:val="22"/>
          <w:u w:color="828792"/>
        </w:rPr>
        <w:t xml:space="preserve">less than </w:t>
      </w:r>
      <w:r w:rsidR="00244EB4" w:rsidRPr="007C5C61">
        <w:rPr>
          <w:rFonts w:asciiTheme="minorHAnsi" w:hAnsiTheme="minorHAnsi"/>
          <w:color w:val="auto"/>
          <w:sz w:val="22"/>
          <w:szCs w:val="22"/>
          <w:u w:color="828792"/>
        </w:rPr>
        <w:t>(</w:t>
      </w:r>
      <w:r w:rsidR="00244EB4">
        <w:rPr>
          <w:rFonts w:asciiTheme="minorHAnsi" w:hAnsiTheme="minorHAnsi"/>
          <w:color w:val="auto"/>
          <w:sz w:val="22"/>
          <w:szCs w:val="22"/>
          <w:u w:color="828792"/>
        </w:rPr>
        <w:t>30</w:t>
      </w:r>
      <w:r w:rsidR="00244EB4" w:rsidRPr="007C5C61">
        <w:rPr>
          <w:rFonts w:asciiTheme="minorHAnsi" w:hAnsiTheme="minorHAnsi"/>
          <w:color w:val="auto"/>
          <w:sz w:val="22"/>
          <w:szCs w:val="22"/>
          <w:u w:color="828792"/>
        </w:rPr>
        <w:t>) minutes</w:t>
      </w:r>
    </w:p>
    <w:p w14:paraId="49E56DCE" w14:textId="2E7201C1" w:rsidR="00096BCC" w:rsidRPr="007C5C61" w:rsidRDefault="00295157"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r>
      <w:r w:rsidRPr="007C5C61">
        <w:rPr>
          <w:rFonts w:asciiTheme="minorHAnsi" w:hAnsiTheme="minorHAnsi"/>
          <w:color w:val="auto"/>
          <w:sz w:val="22"/>
          <w:szCs w:val="22"/>
          <w:u w:color="828792"/>
        </w:rPr>
        <w:tab/>
      </w:r>
      <w:r w:rsidR="00096BCC" w:rsidRPr="007C5C61">
        <w:rPr>
          <w:rFonts w:asciiTheme="minorHAnsi" w:hAnsiTheme="minorHAnsi"/>
          <w:color w:val="auto"/>
          <w:sz w:val="22"/>
          <w:szCs w:val="22"/>
          <w:u w:color="828792"/>
        </w:rPr>
        <w:t>“Expenses” shall mean will mean all</w:t>
      </w:r>
      <w:r w:rsidR="00A15320">
        <w:rPr>
          <w:rFonts w:asciiTheme="minorHAnsi" w:hAnsiTheme="minorHAnsi"/>
          <w:color w:val="auto"/>
          <w:sz w:val="22"/>
          <w:szCs w:val="22"/>
          <w:u w:color="828792"/>
        </w:rPr>
        <w:t xml:space="preserve"> actual</w:t>
      </w:r>
      <w:r w:rsidR="00096BCC" w:rsidRPr="007C5C61">
        <w:rPr>
          <w:rFonts w:asciiTheme="minorHAnsi" w:hAnsiTheme="minorHAnsi"/>
          <w:color w:val="auto"/>
          <w:sz w:val="22"/>
          <w:szCs w:val="22"/>
          <w:u w:color="828792"/>
        </w:rPr>
        <w:t xml:space="preserve"> expenses properly paid or properly incurred by Label in respect of the production, distribution or other exploitation of the Masters, of Records derived therefrom, or otherwise in connection with the terms of this Agreement.  Without limiting the generality of the foregoing, Expenses will include the following which have been incurred in accordance with the terms of this Agreement: (A) all marketing, promotion and publicity costs incurred in connection with Records and/or the Masters; (B) all costs incurred in manufacturing and distributing Records; (C) except as otherwise expressly provided to the contrary herein, all mechanical royalties, sums paid for synchronization and other licenses to use Masters, so-called “samples” and other material, “per use” or other payments made to unions or guilds, taxes and all other payments due to third parties in connection with the acquisition or exploitation or rights in the Masters; (D) all costs incurred in ‘mastering’ the Masters; (E) all artwork costs paid or incurred by Label in connection with the acquisition, creation, design and preparation of artwork; (F) all costs incurred in creating a Remix (if applicable); (G) all costs incurred in the production of any so-called “music videos” or other audio visual assets embodying the Masters; and (H) all costs incurred in the collection of Gross Revenues including without limitation reasonable outside legal fees.</w:t>
      </w:r>
    </w:p>
    <w:p w14:paraId="36A770BE" w14:textId="51DEEB2C" w:rsidR="00805074" w:rsidRPr="007C5C61" w:rsidRDefault="00096BCC" w:rsidP="00FE744A">
      <w:pPr>
        <w:pStyle w:val="NormalWeb"/>
        <w:numPr>
          <w:ilvl w:val="0"/>
          <w:numId w:val="12"/>
        </w:numPr>
        <w:shd w:val="clear" w:color="auto" w:fill="FFFFFF"/>
        <w:tabs>
          <w:tab w:val="left" w:pos="342"/>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lastRenderedPageBreak/>
        <w:tab/>
      </w:r>
      <w:r w:rsidRPr="007C5C61">
        <w:rPr>
          <w:rFonts w:asciiTheme="minorHAnsi" w:hAnsiTheme="minorHAnsi"/>
          <w:color w:val="auto"/>
          <w:sz w:val="22"/>
          <w:szCs w:val="22"/>
          <w:u w:color="828792"/>
        </w:rPr>
        <w:tab/>
        <w:t>“Gross Revenues” shall mean all gross receipts</w:t>
      </w:r>
      <w:r w:rsidR="00285693" w:rsidRPr="007C5C61">
        <w:rPr>
          <w:rFonts w:asciiTheme="minorHAnsi" w:hAnsiTheme="minorHAnsi"/>
          <w:color w:val="auto"/>
          <w:sz w:val="22"/>
          <w:szCs w:val="22"/>
          <w:u w:color="828792"/>
        </w:rPr>
        <w:t xml:space="preserve"> (including advances specifically related to the Masters)</w:t>
      </w:r>
      <w:r w:rsidRPr="007C5C61">
        <w:rPr>
          <w:rFonts w:asciiTheme="minorHAnsi" w:hAnsiTheme="minorHAnsi"/>
          <w:color w:val="auto"/>
          <w:sz w:val="22"/>
          <w:szCs w:val="22"/>
          <w:u w:color="828792"/>
        </w:rPr>
        <w:t xml:space="preserve"> actually received by Label in the Territory and specifically derived from the exploitation of Masters, including without limitation Gross Streaming Revenues and Gross UGC Revenues.</w:t>
      </w:r>
      <w:r w:rsidR="00805074" w:rsidRPr="007C5C61">
        <w:rPr>
          <w:rFonts w:asciiTheme="minorHAnsi" w:hAnsiTheme="minorHAnsi"/>
          <w:color w:val="auto"/>
          <w:sz w:val="22"/>
          <w:szCs w:val="22"/>
          <w:u w:color="828792"/>
        </w:rPr>
        <w:t xml:space="preserve">  Notwithstanding anything to the contrary in this Agreement, any and all revenues earned and received by Label from YouTube channels owned or administ</w:t>
      </w:r>
      <w:r w:rsidR="001F01F2" w:rsidRPr="007C5C61">
        <w:rPr>
          <w:rFonts w:asciiTheme="minorHAnsi" w:hAnsiTheme="minorHAnsi"/>
          <w:color w:val="auto"/>
          <w:sz w:val="22"/>
          <w:szCs w:val="22"/>
          <w:u w:color="828792"/>
        </w:rPr>
        <w:t>ered by Label or its affiliates</w:t>
      </w:r>
      <w:r w:rsidR="00805074" w:rsidRPr="007C5C61">
        <w:rPr>
          <w:rFonts w:asciiTheme="minorHAnsi" w:hAnsiTheme="minorHAnsi"/>
          <w:color w:val="auto"/>
          <w:sz w:val="22"/>
          <w:szCs w:val="22"/>
          <w:u w:color="828792"/>
        </w:rPr>
        <w:t xml:space="preserve"> shall not form part of Gross Revenues and will be solely retained by Label for its own account.  </w:t>
      </w:r>
    </w:p>
    <w:p w14:paraId="3164467A" w14:textId="593E7071" w:rsidR="00096BCC" w:rsidRPr="007C5C61" w:rsidRDefault="00096BCC" w:rsidP="00FE744A">
      <w:pPr>
        <w:pStyle w:val="NormalWeb"/>
        <w:numPr>
          <w:ilvl w:val="0"/>
          <w:numId w:val="12"/>
        </w:numPr>
        <w:shd w:val="clear" w:color="auto" w:fill="FFFFFF"/>
        <w:tabs>
          <w:tab w:val="left" w:pos="358"/>
          <w:tab w:val="left" w:pos="358"/>
          <w:tab w:val="left" w:pos="720"/>
        </w:tabs>
        <w:spacing w:before="0" w:after="150" w:line="300" w:lineRule="atLeast"/>
        <w:ind w:left="629" w:hanging="612"/>
        <w:rPr>
          <w:rFonts w:asciiTheme="minorHAnsi" w:hAnsiTheme="minorHAnsi"/>
          <w:color w:val="212224"/>
          <w:sz w:val="22"/>
          <w:szCs w:val="22"/>
        </w:rPr>
      </w:pPr>
      <w:r w:rsidRPr="007C5C61">
        <w:rPr>
          <w:rFonts w:asciiTheme="minorHAnsi" w:hAnsiTheme="minorHAnsi"/>
          <w:sz w:val="22"/>
          <w:szCs w:val="22"/>
          <w:u w:color="828792"/>
        </w:rPr>
        <w:tab/>
        <w:t xml:space="preserve">“Gross Streaming Revenues” shall mean gross receipts actually received by Label in the Territory and specifically derived from the sale and/or other exploitation of Records derived from Masters (including without limitation royalties or fees) solely via Streaming Sources. For SoundExchange </w:t>
      </w:r>
      <w:r w:rsidRPr="007C5C61">
        <w:rPr>
          <w:rFonts w:asciiTheme="minorHAnsi" w:hAnsiTheme="minorHAnsi"/>
          <w:color w:val="212224"/>
          <w:sz w:val="22"/>
          <w:szCs w:val="22"/>
        </w:rPr>
        <w:t>or other revenue collected by a society for which the so-called “maker share” and “performer share” are paid out separately (</w:t>
      </w:r>
      <w:r w:rsidR="003110DE" w:rsidRPr="007C5C61">
        <w:rPr>
          <w:rFonts w:asciiTheme="minorHAnsi" w:hAnsiTheme="minorHAnsi"/>
          <w:color w:val="212224"/>
          <w:sz w:val="22"/>
          <w:szCs w:val="22"/>
        </w:rPr>
        <w:t>e.g.</w:t>
      </w:r>
      <w:r w:rsidRPr="007C5C61">
        <w:rPr>
          <w:rFonts w:asciiTheme="minorHAnsi" w:hAnsiTheme="minorHAnsi"/>
          <w:color w:val="212224"/>
          <w:sz w:val="22"/>
          <w:szCs w:val="22"/>
        </w:rPr>
        <w:t xml:space="preserve"> </w:t>
      </w:r>
      <w:r w:rsidR="003110DE" w:rsidRPr="007C5C61">
        <w:rPr>
          <w:rFonts w:asciiTheme="minorHAnsi" w:hAnsiTheme="minorHAnsi"/>
          <w:color w:val="212224"/>
          <w:sz w:val="22"/>
          <w:szCs w:val="22"/>
        </w:rPr>
        <w:t>Neighboring</w:t>
      </w:r>
      <w:r w:rsidRPr="007C5C61">
        <w:rPr>
          <w:rFonts w:asciiTheme="minorHAnsi" w:hAnsiTheme="minorHAnsi"/>
          <w:color w:val="212224"/>
          <w:sz w:val="22"/>
          <w:szCs w:val="22"/>
        </w:rPr>
        <w:t xml:space="preserve"> Rights), as between Artist and </w:t>
      </w:r>
      <w:r w:rsidR="008C27E6" w:rsidRPr="007C5C61">
        <w:rPr>
          <w:rFonts w:asciiTheme="minorHAnsi" w:hAnsiTheme="minorHAnsi"/>
          <w:color w:val="212224"/>
          <w:sz w:val="22"/>
          <w:szCs w:val="22"/>
        </w:rPr>
        <w:t>Label</w:t>
      </w:r>
      <w:r w:rsidRPr="007C5C61">
        <w:rPr>
          <w:rFonts w:asciiTheme="minorHAnsi" w:hAnsiTheme="minorHAnsi"/>
          <w:color w:val="212224"/>
          <w:sz w:val="22"/>
          <w:szCs w:val="22"/>
        </w:rPr>
        <w:t xml:space="preserve">, </w:t>
      </w:r>
      <w:r w:rsidR="008C27E6" w:rsidRPr="007C5C61">
        <w:rPr>
          <w:rFonts w:asciiTheme="minorHAnsi" w:hAnsiTheme="minorHAnsi"/>
          <w:color w:val="212224"/>
          <w:sz w:val="22"/>
          <w:szCs w:val="22"/>
        </w:rPr>
        <w:t>Label</w:t>
      </w:r>
      <w:r w:rsidRPr="007C5C61">
        <w:rPr>
          <w:rFonts w:asciiTheme="minorHAnsi" w:hAnsiTheme="minorHAnsi"/>
          <w:color w:val="212224"/>
          <w:sz w:val="22"/>
          <w:szCs w:val="22"/>
        </w:rPr>
        <w:t xml:space="preserve"> will be entitled to collect and retain for its own account one hundred percent (100%) of the “maker’s share” and Artist will be entitled to collect and retain for its own account one hundred percent (100%) of the “performer share”.</w:t>
      </w:r>
    </w:p>
    <w:p w14:paraId="6EF08871" w14:textId="24B644A8" w:rsidR="00096BCC" w:rsidRPr="007C5C61" w:rsidRDefault="00096BCC" w:rsidP="00FE744A">
      <w:pPr>
        <w:pStyle w:val="NormalWeb"/>
        <w:numPr>
          <w:ilvl w:val="0"/>
          <w:numId w:val="12"/>
        </w:numPr>
        <w:shd w:val="clear" w:color="auto" w:fill="FFFFFF"/>
        <w:tabs>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t xml:space="preserve">“Gross UGC Revenues” shall mean gross amounts attributable to Records derived from </w:t>
      </w:r>
      <w:proofErr w:type="gramStart"/>
      <w:r w:rsidRPr="007C5C61">
        <w:rPr>
          <w:rFonts w:asciiTheme="minorHAnsi" w:hAnsiTheme="minorHAnsi"/>
          <w:color w:val="auto"/>
          <w:sz w:val="22"/>
          <w:szCs w:val="22"/>
          <w:u w:color="828792"/>
        </w:rPr>
        <w:t>Masters</w:t>
      </w:r>
      <w:proofErr w:type="gramEnd"/>
      <w:r w:rsidRPr="007C5C61">
        <w:rPr>
          <w:rFonts w:asciiTheme="minorHAnsi" w:hAnsiTheme="minorHAnsi"/>
          <w:color w:val="auto"/>
          <w:sz w:val="22"/>
          <w:szCs w:val="22"/>
          <w:u w:color="828792"/>
        </w:rPr>
        <w:t xml:space="preserve"> actually received by Label in the Territory and solely derived from YouTube’s so-called ‘</w:t>
      </w:r>
      <w:proofErr w:type="spellStart"/>
      <w:r w:rsidRPr="007C5C61">
        <w:rPr>
          <w:rFonts w:asciiTheme="minorHAnsi" w:hAnsiTheme="minorHAnsi"/>
          <w:color w:val="auto"/>
          <w:sz w:val="22"/>
          <w:szCs w:val="22"/>
          <w:u w:color="828792"/>
        </w:rPr>
        <w:t>AudioID</w:t>
      </w:r>
      <w:proofErr w:type="spellEnd"/>
      <w:r w:rsidRPr="007C5C61">
        <w:rPr>
          <w:rFonts w:asciiTheme="minorHAnsi" w:hAnsiTheme="minorHAnsi"/>
          <w:color w:val="auto"/>
          <w:sz w:val="22"/>
          <w:szCs w:val="22"/>
          <w:u w:color="828792"/>
        </w:rPr>
        <w:t>’ ‘</w:t>
      </w:r>
      <w:proofErr w:type="spellStart"/>
      <w:r w:rsidRPr="007C5C61">
        <w:rPr>
          <w:rFonts w:asciiTheme="minorHAnsi" w:hAnsiTheme="minorHAnsi"/>
          <w:color w:val="auto"/>
          <w:sz w:val="22"/>
          <w:szCs w:val="22"/>
          <w:u w:color="828792"/>
        </w:rPr>
        <w:t>ContentID</w:t>
      </w:r>
      <w:proofErr w:type="spellEnd"/>
      <w:r w:rsidRPr="007C5C61">
        <w:rPr>
          <w:rFonts w:asciiTheme="minorHAnsi" w:hAnsiTheme="minorHAnsi"/>
          <w:color w:val="auto"/>
          <w:sz w:val="22"/>
          <w:szCs w:val="22"/>
          <w:u w:color="828792"/>
        </w:rPr>
        <w:t>’ and/or ‘</w:t>
      </w:r>
      <w:proofErr w:type="spellStart"/>
      <w:r w:rsidRPr="007C5C61">
        <w:rPr>
          <w:rFonts w:asciiTheme="minorHAnsi" w:hAnsiTheme="minorHAnsi"/>
          <w:color w:val="auto"/>
          <w:sz w:val="22"/>
          <w:szCs w:val="22"/>
          <w:u w:color="828792"/>
        </w:rPr>
        <w:t>VideoID</w:t>
      </w:r>
      <w:proofErr w:type="spellEnd"/>
      <w:r w:rsidRPr="007C5C61">
        <w:rPr>
          <w:rFonts w:asciiTheme="minorHAnsi" w:hAnsiTheme="minorHAnsi"/>
          <w:color w:val="auto"/>
          <w:sz w:val="22"/>
          <w:szCs w:val="22"/>
          <w:u w:color="828792"/>
        </w:rPr>
        <w:t>’ program.</w:t>
      </w:r>
    </w:p>
    <w:p w14:paraId="1CAF4AE4" w14:textId="7F74A6B6" w:rsidR="00096BCC" w:rsidRPr="007C5C61" w:rsidRDefault="00096BCC" w:rsidP="00FE744A">
      <w:pPr>
        <w:pStyle w:val="NormalWeb"/>
        <w:numPr>
          <w:ilvl w:val="0"/>
          <w:numId w:val="12"/>
        </w:numPr>
        <w:shd w:val="clear" w:color="auto" w:fill="FFFFFF"/>
        <w:tabs>
          <w:tab w:val="left" w:pos="358"/>
          <w:tab w:val="left" w:pos="720"/>
        </w:tabs>
        <w:spacing w:before="0" w:after="150" w:line="300" w:lineRule="atLeast"/>
        <w:ind w:left="629" w:hanging="612"/>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ab/>
        <w:t>“Net Proceeds” shall mean the amount, if any, by which Gross Revenues exceeds Expenses.</w:t>
      </w:r>
    </w:p>
    <w:p w14:paraId="149E181A" w14:textId="1750DA6D" w:rsidR="00096BCC" w:rsidRPr="007C5C61" w:rsidRDefault="00DC7E14">
      <w:pPr>
        <w:pStyle w:val="BodyA"/>
        <w:numPr>
          <w:ilvl w:val="0"/>
          <w:numId w:val="12"/>
        </w:numPr>
        <w:shd w:val="clear" w:color="auto" w:fill="FFFFFF"/>
        <w:tabs>
          <w:tab w:val="clear" w:pos="552"/>
          <w:tab w:val="num" w:pos="629"/>
          <w:tab w:val="left" w:pos="720"/>
        </w:tabs>
        <w:spacing w:before="100" w:after="100" w:line="300" w:lineRule="atLeast"/>
        <w:ind w:left="629" w:hanging="614"/>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“Record” - any form of reproduction, distribution, transmission or communication of Masters (whether or not in physical form) now or hereafter known (including reproductions or sound alone or together with visual images) which is manufactured, distributed, transmitted or communicated primarily for personal use, home use, institutional (e.g., library or school) use, jukebox use, or use in means of transportation, including any computer-assisted media (e.g., CD-ROM, DVD Audio, CD Extra, Enhanced CD) or use as a so-called “ring tone” or “ring tune”.</w:t>
      </w:r>
    </w:p>
    <w:p w14:paraId="34C3943A" w14:textId="77777777" w:rsidR="003B73B5" w:rsidRPr="007C5C61" w:rsidRDefault="00096BCC" w:rsidP="003B73B5">
      <w:pPr>
        <w:pStyle w:val="BodyA"/>
        <w:numPr>
          <w:ilvl w:val="0"/>
          <w:numId w:val="12"/>
        </w:numPr>
        <w:shd w:val="clear" w:color="auto" w:fill="FFFFFF"/>
        <w:tabs>
          <w:tab w:val="clear" w:pos="552"/>
          <w:tab w:val="num" w:pos="629"/>
          <w:tab w:val="left" w:pos="720"/>
        </w:tabs>
        <w:spacing w:before="100" w:after="100" w:line="300" w:lineRule="atLeast"/>
        <w:ind w:left="629" w:hanging="614"/>
        <w:rPr>
          <w:rFonts w:asciiTheme="minorHAnsi" w:eastAsia="Helvetica Neue" w:hAnsiTheme="minorHAnsi" w:cs="Helvetica Neue"/>
          <w:color w:val="auto"/>
          <w:sz w:val="22"/>
          <w:szCs w:val="22"/>
          <w:u w:color="828792"/>
        </w:rPr>
      </w:pPr>
      <w:r w:rsidRPr="007C5C61">
        <w:rPr>
          <w:rFonts w:asciiTheme="minorHAnsi" w:hAnsiTheme="minorHAnsi"/>
          <w:color w:val="auto"/>
          <w:sz w:val="22"/>
          <w:szCs w:val="22"/>
          <w:u w:color="828792"/>
        </w:rPr>
        <w:t>“Streaming Sources” shall mean exploitation of Records via so-called ‘streaming services’ which provide for the transmission of Records over the internet (on a free or subscription basis) in a manner that allows continuous listening of the Record on a device capable of facilitating such listening (including without limitation a computer or mobile device) in a substantially linear form substantially simultaneously with the transmission of the Record over the internet (</w:t>
      </w:r>
      <w:proofErr w:type="spellStart"/>
      <w:r w:rsidRPr="007C5C61">
        <w:rPr>
          <w:rFonts w:asciiTheme="minorHAnsi" w:hAnsiTheme="minorHAnsi"/>
          <w:color w:val="auto"/>
          <w:sz w:val="22"/>
          <w:szCs w:val="22"/>
          <w:u w:color="828792"/>
        </w:rPr>
        <w:t>eg.</w:t>
      </w:r>
      <w:proofErr w:type="spellEnd"/>
      <w:r w:rsidRPr="007C5C61">
        <w:rPr>
          <w:rFonts w:asciiTheme="minorHAnsi" w:hAnsiTheme="minorHAnsi"/>
          <w:color w:val="auto"/>
          <w:sz w:val="22"/>
          <w:szCs w:val="22"/>
          <w:u w:color="828792"/>
        </w:rPr>
        <w:t xml:space="preserve"> Spotify, Google Play, Apple Music, </w:t>
      </w:r>
      <w:proofErr w:type="gramStart"/>
      <w:r w:rsidRPr="007C5C61">
        <w:rPr>
          <w:rFonts w:asciiTheme="minorHAnsi" w:hAnsiTheme="minorHAnsi"/>
          <w:color w:val="auto"/>
          <w:sz w:val="22"/>
          <w:szCs w:val="22"/>
          <w:u w:color="828792"/>
        </w:rPr>
        <w:t>YouTube,,</w:t>
      </w:r>
      <w:proofErr w:type="gramEnd"/>
      <w:r w:rsidRPr="007C5C61">
        <w:rPr>
          <w:rFonts w:asciiTheme="minorHAnsi" w:hAnsiTheme="minorHAnsi"/>
          <w:color w:val="auto"/>
          <w:sz w:val="22"/>
          <w:szCs w:val="22"/>
          <w:u w:color="828792"/>
        </w:rPr>
        <w:t xml:space="preserve"> Pandora, Deezer or similar services).</w:t>
      </w:r>
      <w:r w:rsidR="00DC7E14" w:rsidRPr="007C5C61">
        <w:rPr>
          <w:rFonts w:asciiTheme="minorHAnsi" w:eastAsia="Helvetica Neue" w:hAnsiTheme="minorHAnsi" w:cs="Helvetica Neue"/>
          <w:color w:val="auto"/>
          <w:sz w:val="22"/>
          <w:szCs w:val="22"/>
          <w:u w:color="828792"/>
        </w:rPr>
        <w:br/>
      </w:r>
    </w:p>
    <w:p w14:paraId="4687C3D1" w14:textId="2045E735" w:rsidR="00A268DD" w:rsidRPr="007C5C61" w:rsidRDefault="00DC7E14" w:rsidP="003B73B5">
      <w:pPr>
        <w:pStyle w:val="Style1"/>
        <w:rPr>
          <w:rFonts w:eastAsia="Helvetica Neue" w:cs="Helvetica Neue"/>
        </w:rPr>
      </w:pPr>
      <w:r w:rsidRPr="007C5C61">
        <w:t>GENERAL TERMS</w:t>
      </w:r>
    </w:p>
    <w:p w14:paraId="7793C67D"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621D584B"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65756009"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F438344"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65215944"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4F0A9930"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50EEC8A"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4AD7320" w14:textId="77777777" w:rsidR="003B73B5" w:rsidRPr="007C5C61" w:rsidRDefault="003B73B5" w:rsidP="003B73B5">
      <w:pPr>
        <w:pStyle w:val="ListParagraph"/>
        <w:numPr>
          <w:ilvl w:val="0"/>
          <w:numId w:val="21"/>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2109E66E" w14:textId="77777777" w:rsidR="00625153" w:rsidRPr="007C5C61" w:rsidRDefault="00625153" w:rsidP="00625153">
      <w:pPr>
        <w:pStyle w:val="ListParagraph"/>
        <w:numPr>
          <w:ilvl w:val="0"/>
          <w:numId w:val="23"/>
        </w:numPr>
        <w:shd w:val="clear" w:color="auto" w:fill="FFFFFF"/>
        <w:spacing w:after="150" w:line="300" w:lineRule="atLeast"/>
        <w:contextualSpacing w:val="0"/>
        <w:rPr>
          <w:rFonts w:asciiTheme="minorHAnsi" w:eastAsia="Times" w:hAnsiTheme="minorHAnsi" w:cs="Times"/>
          <w:b/>
          <w:bCs/>
          <w:vanish/>
          <w:sz w:val="22"/>
          <w:szCs w:val="22"/>
          <w:u w:color="828792"/>
        </w:rPr>
      </w:pPr>
    </w:p>
    <w:p w14:paraId="233F839F" w14:textId="77777777" w:rsidR="00625153" w:rsidRPr="007C5C61" w:rsidRDefault="00625153" w:rsidP="00625153">
      <w:pPr>
        <w:pStyle w:val="ListParagraph"/>
        <w:numPr>
          <w:ilvl w:val="0"/>
          <w:numId w:val="23"/>
        </w:numPr>
        <w:shd w:val="clear" w:color="auto" w:fill="FFFFFF"/>
        <w:spacing w:after="150" w:line="300" w:lineRule="atLeast"/>
        <w:contextualSpacing w:val="0"/>
        <w:rPr>
          <w:rFonts w:asciiTheme="minorHAnsi" w:eastAsia="Times" w:hAnsiTheme="minorHAnsi" w:cs="Times"/>
          <w:b/>
          <w:bCs/>
          <w:vanish/>
          <w:sz w:val="22"/>
          <w:szCs w:val="22"/>
          <w:u w:color="828792"/>
        </w:rPr>
      </w:pPr>
    </w:p>
    <w:p w14:paraId="237C3F6A" w14:textId="77777777" w:rsidR="00880603" w:rsidRPr="007C5C61" w:rsidRDefault="00880603" w:rsidP="0088060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4D135294" w14:textId="77777777" w:rsidR="00880603" w:rsidRPr="007C5C61" w:rsidRDefault="00880603" w:rsidP="00880603">
      <w:pPr>
        <w:pStyle w:val="ListParagraph"/>
        <w:numPr>
          <w:ilvl w:val="0"/>
          <w:numId w:val="42"/>
        </w:numPr>
        <w:shd w:val="clear" w:color="auto" w:fill="FFFFFF"/>
        <w:tabs>
          <w:tab w:val="left" w:pos="709"/>
        </w:tabs>
        <w:spacing w:after="150" w:line="300" w:lineRule="atLeast"/>
        <w:contextualSpacing w:val="0"/>
        <w:outlineLvl w:val="0"/>
        <w:rPr>
          <w:rFonts w:asciiTheme="minorHAnsi" w:eastAsia="Times" w:hAnsiTheme="minorHAnsi" w:cs="Times"/>
          <w:b/>
          <w:bCs/>
          <w:vanish/>
          <w:sz w:val="22"/>
          <w:szCs w:val="22"/>
          <w:u w:color="828792"/>
        </w:rPr>
      </w:pPr>
    </w:p>
    <w:p w14:paraId="7AC9C77F" w14:textId="7099886B" w:rsidR="00625153" w:rsidRPr="007C5C61" w:rsidRDefault="00DC7E14" w:rsidP="00880603">
      <w:pPr>
        <w:pStyle w:val="Style4"/>
        <w:rPr>
          <w:b/>
          <w:bCs/>
          <w:vanish/>
        </w:rPr>
      </w:pPr>
      <w:r w:rsidRPr="007C5C61">
        <w:rPr>
          <w:b/>
          <w:bCs/>
        </w:rPr>
        <w:t>Entire Agreement.</w:t>
      </w:r>
      <w:r w:rsidRPr="007C5C61">
        <w:t> This Agreement sets out the entire agreement between the parties and supersedes and replaces all prior agreements, discussions and understandings whether written or oral.</w:t>
      </w:r>
    </w:p>
    <w:p w14:paraId="0FB6B8B8" w14:textId="77777777" w:rsidR="00625153" w:rsidRPr="007C5C61" w:rsidRDefault="00625153" w:rsidP="00625153">
      <w:pPr>
        <w:pStyle w:val="ListParagraph"/>
        <w:numPr>
          <w:ilvl w:val="0"/>
          <w:numId w:val="36"/>
        </w:numPr>
        <w:shd w:val="clear" w:color="auto" w:fill="FFFFFF"/>
        <w:spacing w:after="150" w:line="300" w:lineRule="atLeast"/>
        <w:contextualSpacing w:val="0"/>
        <w:rPr>
          <w:rFonts w:asciiTheme="minorHAnsi" w:eastAsia="Times" w:hAnsiTheme="minorHAnsi" w:cs="Times"/>
          <w:b/>
          <w:bCs/>
          <w:vanish/>
          <w:sz w:val="22"/>
          <w:szCs w:val="22"/>
          <w:u w:color="828792"/>
        </w:rPr>
      </w:pPr>
    </w:p>
    <w:p w14:paraId="78AF5A05" w14:textId="77777777" w:rsidR="00625153" w:rsidRPr="007C5C61" w:rsidRDefault="00625153" w:rsidP="00625153">
      <w:pPr>
        <w:pStyle w:val="Style3"/>
        <w:numPr>
          <w:ilvl w:val="0"/>
          <w:numId w:val="0"/>
        </w:numPr>
        <w:rPr>
          <w:b/>
          <w:bCs/>
        </w:rPr>
      </w:pPr>
    </w:p>
    <w:p w14:paraId="4B95E573" w14:textId="77777777" w:rsidR="00E04EF7" w:rsidRPr="00E04EF7" w:rsidRDefault="00DC7E14" w:rsidP="00963D55">
      <w:pPr>
        <w:pStyle w:val="Style4"/>
        <w:rPr>
          <w:rFonts w:eastAsia="Helvetica Neue" w:cs="Helvetica Neue"/>
        </w:rPr>
      </w:pPr>
      <w:r w:rsidRPr="006010D9">
        <w:rPr>
          <w:b/>
          <w:bCs/>
        </w:rPr>
        <w:lastRenderedPageBreak/>
        <w:t>Jurisdiction.</w:t>
      </w:r>
      <w:r w:rsidRPr="007C5C61">
        <w:t> </w:t>
      </w:r>
      <w:r w:rsidR="006010D9" w:rsidRPr="006010D9">
        <w:t xml:space="preserve">This Agreement is to be construed, interpreted, and enforced in accordance with, and the respective rights and obligations of the parties are to be governed by, the laws of the State of Michigan and the federal laws of the United States applicable therein. Each of the parties hereby </w:t>
      </w:r>
      <w:proofErr w:type="gramStart"/>
      <w:r w:rsidR="006010D9" w:rsidRPr="006010D9">
        <w:t>attorns to</w:t>
      </w:r>
      <w:proofErr w:type="gramEnd"/>
      <w:r w:rsidR="006010D9" w:rsidRPr="006010D9">
        <w:t xml:space="preserve"> the exclusive jurisdiction of the courts of the State of Michigan.</w:t>
      </w:r>
    </w:p>
    <w:p w14:paraId="2EB39AFD" w14:textId="23994FC4" w:rsidR="00880603" w:rsidRPr="006010D9" w:rsidRDefault="00DC7E14" w:rsidP="00963D55">
      <w:pPr>
        <w:pStyle w:val="Style4"/>
        <w:rPr>
          <w:rFonts w:eastAsia="Helvetica Neue" w:cs="Helvetica Neue"/>
        </w:rPr>
      </w:pPr>
      <w:r w:rsidRPr="006010D9">
        <w:rPr>
          <w:b/>
          <w:bCs/>
        </w:rPr>
        <w:t>Assignment.</w:t>
      </w:r>
      <w:r w:rsidRPr="007C5C61">
        <w:t> </w:t>
      </w:r>
      <w:proofErr w:type="gramStart"/>
      <w:r w:rsidRPr="007C5C61">
        <w:t>Artist</w:t>
      </w:r>
      <w:proofErr w:type="gramEnd"/>
      <w:r w:rsidRPr="007C5C61">
        <w:t xml:space="preserve"> shall not assign any of its rights or obligations under this Agreement without the prior written consent of </w:t>
      </w:r>
      <w:r w:rsidR="00B64547" w:rsidRPr="007C5C61">
        <w:t>Label</w:t>
      </w:r>
      <w:r w:rsidRPr="007C5C61">
        <w:t xml:space="preserve"> except an assignment to a </w:t>
      </w:r>
      <w:proofErr w:type="gramStart"/>
      <w:r w:rsidRPr="007C5C61">
        <w:t>wholly-owned</w:t>
      </w:r>
      <w:proofErr w:type="gramEnd"/>
      <w:r w:rsidRPr="007C5C61">
        <w:t xml:space="preserve"> loan-out company and in which case such loan-out corporation shall become a party to this Agreement and Artist shall execute an inducement letter in a form satisfactory to </w:t>
      </w:r>
      <w:r w:rsidR="00B64547" w:rsidRPr="007C5C61">
        <w:t>Label</w:t>
      </w:r>
      <w:r w:rsidRPr="007C5C61">
        <w:t xml:space="preserve">. </w:t>
      </w:r>
      <w:r w:rsidR="00096BCC" w:rsidRPr="007C5C61">
        <w:t xml:space="preserve"> </w:t>
      </w:r>
      <w:r w:rsidR="00B64547" w:rsidRPr="007C5C61">
        <w:t>Label</w:t>
      </w:r>
      <w:r w:rsidRPr="007C5C61">
        <w:t xml:space="preserve"> may assign any or all of this Agreement or any of its rights and/or obligations hereunder to any party.</w:t>
      </w:r>
    </w:p>
    <w:p w14:paraId="3ECD6547" w14:textId="77777777" w:rsidR="00880603" w:rsidRPr="007C5C61" w:rsidRDefault="00DC7E14" w:rsidP="00880603">
      <w:pPr>
        <w:pStyle w:val="Style4"/>
        <w:rPr>
          <w:rFonts w:eastAsia="Helvetica Neue" w:cs="Helvetica Neue"/>
        </w:rPr>
      </w:pPr>
      <w:r w:rsidRPr="007C5C61">
        <w:rPr>
          <w:b/>
          <w:bCs/>
        </w:rPr>
        <w:t>Enurement.</w:t>
      </w:r>
      <w:r w:rsidRPr="007C5C61">
        <w:t> This Agreement shall enure to the benefit of and shall be binding upon and enforceable against the parties and their respective heirs, executors, successors and permitted assigns.</w:t>
      </w:r>
    </w:p>
    <w:p w14:paraId="2EB9DA21" w14:textId="70F18A87" w:rsidR="00880603" w:rsidRPr="007C5C61" w:rsidRDefault="00DC7E14" w:rsidP="00880603">
      <w:pPr>
        <w:pStyle w:val="Style4"/>
        <w:rPr>
          <w:rFonts w:eastAsia="Helvetica Neue" w:cs="Helvetica Neue"/>
        </w:rPr>
      </w:pPr>
      <w:r w:rsidRPr="007C5C61">
        <w:rPr>
          <w:b/>
          <w:bCs/>
        </w:rPr>
        <w:t>Amendment.</w:t>
      </w:r>
      <w:r w:rsidRPr="007C5C61">
        <w:t> No amendment or waiver of any provision of this Agreement shall be binding upon either party unless conse</w:t>
      </w:r>
      <w:r w:rsidR="00625153" w:rsidRPr="007C5C61">
        <w:t>nted to in writing by such part</w:t>
      </w:r>
      <w:r w:rsidR="00880603" w:rsidRPr="007C5C61">
        <w:t>.</w:t>
      </w:r>
    </w:p>
    <w:p w14:paraId="619D2557" w14:textId="77777777" w:rsidR="00880603" w:rsidRPr="007C5C61" w:rsidRDefault="00DC7E14" w:rsidP="00880603">
      <w:pPr>
        <w:pStyle w:val="Style4"/>
        <w:rPr>
          <w:rFonts w:eastAsia="Helvetica Neue" w:cs="Helvetica Neue"/>
        </w:rPr>
      </w:pPr>
      <w:r w:rsidRPr="007C5C61">
        <w:rPr>
          <w:b/>
          <w:bCs/>
        </w:rPr>
        <w:t>Force Majeure.</w:t>
      </w:r>
      <w:r w:rsidRPr="007C5C61">
        <w:t xml:space="preserve"> Neither party will be responsible to the other for any failure or delay in its performance under this Agreement occasioned by any causes beyond its control including, without limitation, any acts or omissions of the other party, acts of civil or military authority, fires, epidemics, floods, earthquakes, riots, wars, international trade embargoes, insurrections or acts of God. If any such delay occurs, any applicable time period is automatically extended for a period equal to the time lost, provided that the party affected makes reasonable efforts to correct the reason for </w:t>
      </w:r>
      <w:proofErr w:type="gramStart"/>
      <w:r w:rsidRPr="007C5C61">
        <w:t>delay</w:t>
      </w:r>
      <w:proofErr w:type="gramEnd"/>
      <w:r w:rsidRPr="007C5C61">
        <w:t xml:space="preserve"> and gives to the other party prompt notice of the delay.</w:t>
      </w:r>
    </w:p>
    <w:p w14:paraId="254C4ACF" w14:textId="77777777" w:rsidR="00880603" w:rsidRPr="007C5C61" w:rsidRDefault="00DC7E14" w:rsidP="00880603">
      <w:pPr>
        <w:pStyle w:val="Style4"/>
        <w:rPr>
          <w:rFonts w:eastAsia="Helvetica Neue" w:cs="Helvetica Neue"/>
        </w:rPr>
      </w:pPr>
      <w:r w:rsidRPr="007C5C61">
        <w:rPr>
          <w:b/>
          <w:bCs/>
        </w:rPr>
        <w:t>Confidentiality.</w:t>
      </w:r>
      <w:r w:rsidRPr="007C5C61">
        <w:t> The parties hereto agree to keep the terms and conditions of this Agreement confidential except that each party may disclose this Agreement as required by any law or court order, or to its legal and financial advisors provided such advisors agree to keep all information and this Agreement confidential.</w:t>
      </w:r>
    </w:p>
    <w:p w14:paraId="2C4E687C" w14:textId="77777777" w:rsidR="00880603" w:rsidRPr="007C5C61" w:rsidRDefault="00DC7E14" w:rsidP="00880603">
      <w:pPr>
        <w:pStyle w:val="Style4"/>
        <w:rPr>
          <w:rFonts w:eastAsia="Helvetica Neue" w:cs="Helvetica Neue"/>
        </w:rPr>
      </w:pPr>
      <w:r w:rsidRPr="007C5C61">
        <w:rPr>
          <w:b/>
          <w:bCs/>
        </w:rPr>
        <w:t>Notices.</w:t>
      </w:r>
      <w:r w:rsidRPr="007C5C61">
        <w:t xml:space="preserve"> Notices shall be in writing and sent by facsimile, courier or by registered mail to the parties at their respective addresses set out herein (or as changed by notice in writing to the other party) with a copy to </w:t>
      </w:r>
      <w:r w:rsidR="00B64547" w:rsidRPr="007C5C61">
        <w:t>Label</w:t>
      </w:r>
      <w:r w:rsidRPr="007C5C61">
        <w:t xml:space="preserve">’s legal counsel, </w:t>
      </w:r>
      <w:r w:rsidR="00096BCC" w:rsidRPr="007C5C61">
        <w:t xml:space="preserve">Taylor Klein </w:t>
      </w:r>
      <w:proofErr w:type="spellStart"/>
      <w:r w:rsidR="00096BCC" w:rsidRPr="007C5C61">
        <w:t>Oballa</w:t>
      </w:r>
      <w:proofErr w:type="spellEnd"/>
      <w:r w:rsidR="00096BCC" w:rsidRPr="007C5C61">
        <w:t xml:space="preserve"> LLP, Attn: Miro </w:t>
      </w:r>
      <w:proofErr w:type="spellStart"/>
      <w:r w:rsidR="00096BCC" w:rsidRPr="007C5C61">
        <w:t>Oballa</w:t>
      </w:r>
      <w:proofErr w:type="spellEnd"/>
      <w:r w:rsidR="00096BCC" w:rsidRPr="007C5C61">
        <w:t>, 171 East Liberty Street, Toronto, ON, M6K 3P6, F: 416 537-1529.</w:t>
      </w:r>
      <w:r w:rsidRPr="007C5C61">
        <w:t xml:space="preserve"> </w:t>
      </w:r>
      <w:r w:rsidR="00096BCC" w:rsidRPr="007C5C61">
        <w:t xml:space="preserve"> </w:t>
      </w:r>
      <w:r w:rsidRPr="007C5C61">
        <w:t>If sent by facsimile, notices shall be deemed delivered on the date sent (as per confirmation of transmission notice). If sent by courier, notices shall be deemed delivered when received. If sent by registered mail, notices shall be deemed delivered on the 5th business day (excluding holidays and postal strikes) following mailing.</w:t>
      </w:r>
    </w:p>
    <w:p w14:paraId="68A95B9B" w14:textId="77777777" w:rsidR="00880603" w:rsidRPr="007C5C61" w:rsidRDefault="00DC7E14" w:rsidP="00880603">
      <w:pPr>
        <w:pStyle w:val="Style4"/>
        <w:rPr>
          <w:rFonts w:eastAsia="Helvetica Neue" w:cs="Helvetica Neue"/>
        </w:rPr>
      </w:pPr>
      <w:r w:rsidRPr="007C5C61">
        <w:rPr>
          <w:b/>
          <w:bCs/>
        </w:rPr>
        <w:t>Services Unique.</w:t>
      </w:r>
      <w:r w:rsidRPr="007C5C61">
        <w:t xml:space="preserve"> The services rendered by Artist and the rights and privileges granted to </w:t>
      </w:r>
      <w:r w:rsidR="00B64547" w:rsidRPr="007C5C61">
        <w:t>Label</w:t>
      </w:r>
      <w:r w:rsidRPr="007C5C61">
        <w:t xml:space="preserve"> hereunder are understood and agreed to be of a special, unique, unusual, extraordinary and intellectual character, which gives them a peculiar value, the </w:t>
      </w:r>
      <w:r w:rsidRPr="007C5C61">
        <w:lastRenderedPageBreak/>
        <w:t xml:space="preserve">loss of which cannot be adequately remedied in an action at law for damages. In the event of an actual or threatened breach of any of the provisions of this Agreement by Artist, </w:t>
      </w:r>
      <w:r w:rsidR="00B64547" w:rsidRPr="007C5C61">
        <w:t>Label</w:t>
      </w:r>
      <w:r w:rsidRPr="007C5C61">
        <w:t xml:space="preserve"> shall have the right to seek a restraining order, injunction or other appropriate equitable relief to prevent such a breach or threatened breach of this Agreement.</w:t>
      </w:r>
    </w:p>
    <w:p w14:paraId="4F7369AD" w14:textId="6F422432" w:rsidR="00880603" w:rsidRPr="007C5C61" w:rsidRDefault="00DC7E14" w:rsidP="00880603">
      <w:pPr>
        <w:pStyle w:val="Style4"/>
        <w:rPr>
          <w:rFonts w:eastAsia="Helvetica Neue" w:cs="Helvetica Neue"/>
        </w:rPr>
      </w:pPr>
      <w:r w:rsidRPr="007C5C61">
        <w:rPr>
          <w:b/>
          <w:bCs/>
        </w:rPr>
        <w:t>Remedies.</w:t>
      </w:r>
      <w:r w:rsidRPr="007C5C61">
        <w:t xml:space="preserve"> In the event of a breach or alleged breach by </w:t>
      </w:r>
      <w:r w:rsidR="00A15320">
        <w:t xml:space="preserve">Artist or </w:t>
      </w:r>
      <w:r w:rsidR="00B64547" w:rsidRPr="007C5C61">
        <w:t>Label</w:t>
      </w:r>
      <w:r w:rsidRPr="007C5C61">
        <w:t xml:space="preserve"> or its </w:t>
      </w:r>
      <w:proofErr w:type="gramStart"/>
      <w:r w:rsidRPr="007C5C61">
        <w:t>licensees</w:t>
      </w:r>
      <w:proofErr w:type="gramEnd"/>
      <w:r w:rsidRPr="007C5C61">
        <w:t xml:space="preserve"> or assigns under this Agreement, Artist</w:t>
      </w:r>
      <w:r w:rsidR="00A15320">
        <w:t xml:space="preserve"> or Label</w:t>
      </w:r>
      <w:r w:rsidRPr="007C5C61">
        <w:t xml:space="preserve"> shall give </w:t>
      </w:r>
      <w:r w:rsidR="00B64547" w:rsidRPr="007C5C61">
        <w:t>Label</w:t>
      </w:r>
      <w:r w:rsidR="00A15320">
        <w:t xml:space="preserve"> or Artist</w:t>
      </w:r>
      <w:r w:rsidRPr="007C5C61">
        <w:t xml:space="preserve"> written notice thereof detailing the breach or alleged breach. In the event that such has not been cured within 30 days of written notice from Artist (or where cure is not possible within 30 days, then if </w:t>
      </w:r>
      <w:r w:rsidR="00B64547" w:rsidRPr="007C5C61">
        <w:t>Label</w:t>
      </w:r>
      <w:r w:rsidRPr="007C5C61">
        <w:t xml:space="preserve"> has not commenced to cure such breach or alleged breach within 30 days), Artist's remedies shall be restricted to the right to recover actual damages in an action at law. In no event will such breach or alleged breach entitle Artist to rescind this Agreement or any of the rights granted hereunder or to enjoin or to restrain the use, distribution, exhibition or exploitation of the Masters or publishing rights granted hereunder, and Artist hereby expressly waives any right to seek injunctive or equitable relief.</w:t>
      </w:r>
    </w:p>
    <w:p w14:paraId="4E771C9D" w14:textId="0CD48755" w:rsidR="00D44C64" w:rsidRPr="007C5C61" w:rsidRDefault="00DC7E14" w:rsidP="002912FE">
      <w:pPr>
        <w:pStyle w:val="Style4"/>
        <w:rPr>
          <w:rFonts w:eastAsia="Helvetica Neue" w:cs="Helvetica Neue"/>
        </w:rPr>
      </w:pPr>
      <w:r w:rsidRPr="007C5C61">
        <w:rPr>
          <w:b/>
          <w:bCs/>
        </w:rPr>
        <w:t>Severance.</w:t>
      </w:r>
      <w:r w:rsidRPr="007C5C61">
        <w:t> Each provision of this Agreement is separate from every other provision and should any provision herein be declared invalid, illegal or unenforceable, such declaration shall in no way affect the validity or enforceability of the remaining provisions herein</w:t>
      </w:r>
    </w:p>
    <w:p w14:paraId="0794CAD2" w14:textId="46A8C3E5" w:rsidR="00292F47" w:rsidRPr="007C5C61" w:rsidRDefault="00DC7E14" w:rsidP="00880603">
      <w:pPr>
        <w:pStyle w:val="Style4"/>
        <w:rPr>
          <w:rFonts w:eastAsia="Helvetica Neue" w:cs="Helvetica Neue"/>
        </w:rPr>
      </w:pPr>
      <w:r w:rsidRPr="007C5C61">
        <w:rPr>
          <w:b/>
          <w:bCs/>
        </w:rPr>
        <w:t>Counterparts.</w:t>
      </w:r>
      <w:r w:rsidRPr="007C5C61">
        <w:t xml:space="preserve"> This Agreement may be executed in any number of counterparts and </w:t>
      </w:r>
      <w:r w:rsidR="00096BCC" w:rsidRPr="007C5C61">
        <w:t xml:space="preserve">delivered </w:t>
      </w:r>
      <w:r w:rsidRPr="007C5C61">
        <w:t>by facsimile</w:t>
      </w:r>
      <w:r w:rsidR="00096BCC" w:rsidRPr="007C5C61">
        <w:t xml:space="preserve"> or electronic scan</w:t>
      </w:r>
      <w:r w:rsidRPr="007C5C61">
        <w:t>, each of which shall be deemed to be an original and all of which together shall constitute one and the same instrument.</w:t>
      </w:r>
    </w:p>
    <w:p w14:paraId="18616EA2" w14:textId="6A93B398" w:rsidR="00D44C64" w:rsidRPr="007C5C61" w:rsidRDefault="00D44C64" w:rsidP="00880603">
      <w:pPr>
        <w:pStyle w:val="Style4"/>
        <w:rPr>
          <w:rFonts w:eastAsia="Helvetica Neue" w:cs="Helvetica Neue"/>
        </w:rPr>
      </w:pPr>
      <w:r w:rsidRPr="007C5C61">
        <w:rPr>
          <w:b/>
          <w:bCs/>
        </w:rPr>
        <w:t>Independent Legal Advice.</w:t>
      </w:r>
      <w:r w:rsidRPr="007C5C61">
        <w:t> </w:t>
      </w:r>
      <w:r w:rsidRPr="007C5C61">
        <w:rPr>
          <w:rFonts w:ascii="Arial" w:hAnsi="Arial" w:cs="Arial"/>
          <w:b/>
        </w:rPr>
        <w:tab/>
        <w:t>Artist acknowledges that he has been represented by and has relied upon legal counsel of his own choosing in the negotiation of this Agreement and has had its contents fully explained by such counsel, or that Artist has been advised of his right to seek such advice and counsel and has knowingly waived such right, and has read this Agreement, and is fully aware of and understands all of its terms and the legal consequences thereof.</w:t>
      </w:r>
    </w:p>
    <w:p w14:paraId="57AC3E98" w14:textId="32D1B38B" w:rsidR="004F4DB9" w:rsidRDefault="00DC7E14">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 xml:space="preserve">IN WITNESS WHEREOF, this Agreement is entered into as of the date first above written, by: </w:t>
      </w:r>
    </w:p>
    <w:p w14:paraId="3BE5FD1B" w14:textId="77777777" w:rsidR="003E105A" w:rsidRDefault="003E105A">
      <w:pPr>
        <w:pStyle w:val="NormalWeb"/>
        <w:shd w:val="clear" w:color="auto" w:fill="FFFFFF"/>
        <w:spacing w:before="0" w:after="150" w:line="300" w:lineRule="atLeast"/>
        <w:rPr>
          <w:rFonts w:asciiTheme="minorHAnsi" w:hAnsiTheme="minorHAnsi"/>
          <w:color w:val="auto"/>
          <w:sz w:val="22"/>
          <w:szCs w:val="22"/>
          <w:u w:color="82879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4358"/>
      </w:tblGrid>
      <w:tr w:rsidR="003E105A" w14:paraId="518D67EB" w14:textId="77777777" w:rsidTr="003E105A">
        <w:tc>
          <w:tcPr>
            <w:tcW w:w="4479" w:type="dxa"/>
          </w:tcPr>
          <w:p w14:paraId="47342095" w14:textId="4ADE2F3D" w:rsidR="003E105A" w:rsidRPr="007C5C61" w:rsidRDefault="00090303" w:rsidP="003E105A">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DirtySnatcha Records</w:t>
            </w:r>
            <w:r w:rsidR="007B7D86">
              <w:rPr>
                <w:rFonts w:asciiTheme="minorHAnsi" w:hAnsiTheme="minorHAnsi"/>
                <w:b/>
                <w:bCs/>
                <w:color w:val="auto"/>
                <w:sz w:val="22"/>
                <w:szCs w:val="22"/>
                <w:u w:color="828792"/>
              </w:rPr>
              <w:t>,</w:t>
            </w:r>
            <w:r>
              <w:rPr>
                <w:rFonts w:asciiTheme="minorHAnsi" w:hAnsiTheme="minorHAnsi"/>
                <w:b/>
                <w:bCs/>
                <w:color w:val="auto"/>
                <w:sz w:val="22"/>
                <w:szCs w:val="22"/>
                <w:u w:color="828792"/>
              </w:rPr>
              <w:t xml:space="preserve"> LLC</w:t>
            </w:r>
          </w:p>
          <w:p w14:paraId="35D2DB02" w14:textId="77777777" w:rsidR="003E105A" w:rsidRPr="007C5C61" w:rsidRDefault="003E105A" w:rsidP="003E105A">
            <w:pPr>
              <w:pStyle w:val="NormalWeb"/>
              <w:shd w:val="clear" w:color="auto" w:fill="FFFFFF"/>
              <w:spacing w:before="0" w:after="150" w:line="300" w:lineRule="atLeast"/>
              <w:rPr>
                <w:rFonts w:asciiTheme="minorHAnsi" w:hAnsiTheme="minorHAnsi"/>
                <w:b/>
                <w:bCs/>
                <w:color w:val="auto"/>
                <w:sz w:val="22"/>
                <w:szCs w:val="22"/>
                <w:u w:color="828792"/>
              </w:rPr>
            </w:pPr>
          </w:p>
          <w:p w14:paraId="75289E43" w14:textId="4E145CD8" w:rsidR="003E105A" w:rsidRDefault="003E105A" w:rsidP="003E105A">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40" behindDoc="0" locked="0" layoutInCell="1" allowOverlap="1" wp14:anchorId="324C5592" wp14:editId="357B84CD">
                      <wp:simplePos x="0" y="0"/>
                      <wp:positionH relativeFrom="column">
                        <wp:posOffset>0</wp:posOffset>
                      </wp:positionH>
                      <wp:positionV relativeFrom="paragraph">
                        <wp:posOffset>111337</wp:posOffset>
                      </wp:positionV>
                      <wp:extent cx="2209800" cy="0"/>
                      <wp:effectExtent l="0" t="0" r="25400" b="25400"/>
                      <wp:wrapNone/>
                      <wp:docPr id="3" name="Straight Connector 3"/>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xmlns:mo="http://schemas.microsoft.com/office/mac/office/2008/main" xmlns:mv="urn:schemas-microsoft-com:mac:vml">
                  <w:pict>
                    <v:line w14:anchorId="3A2EBABB" id="Straight Connector 3"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0,8.75pt" to="1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" strokeweight=".5pt">
                      <v:stroke miterlimit="4" joinstyle="miter"/>
                    </v:line>
                  </w:pict>
                </mc:Fallback>
              </mc:AlternateContent>
            </w:r>
            <w:r w:rsidRPr="007C5C61">
              <w:rPr>
                <w:rFonts w:asciiTheme="minorHAnsi" w:hAnsiTheme="minorHAnsi"/>
                <w:b/>
                <w:bCs/>
                <w:color w:val="auto"/>
                <w:sz w:val="22"/>
                <w:szCs w:val="22"/>
                <w:u w:color="828792"/>
              </w:rPr>
              <w:br/>
            </w:r>
            <w:r w:rsidR="00205037">
              <w:rPr>
                <w:rFonts w:asciiTheme="minorHAnsi" w:hAnsiTheme="minorHAnsi"/>
                <w:color w:val="auto"/>
                <w:sz w:val="22"/>
                <w:szCs w:val="22"/>
                <w:u w:color="828792"/>
              </w:rPr>
              <w:t>Leigh Bray or Thomas Nalian</w:t>
            </w:r>
          </w:p>
          <w:p w14:paraId="4154A691" w14:textId="77777777" w:rsidR="00241906" w:rsidRDefault="00241906" w:rsidP="003E105A">
            <w:pPr>
              <w:pStyle w:val="NormalWeb"/>
              <w:shd w:val="clear" w:color="auto" w:fill="FFFFFF"/>
              <w:spacing w:before="0" w:after="150" w:line="300" w:lineRule="atLeast"/>
              <w:rPr>
                <w:rFonts w:asciiTheme="minorHAnsi" w:hAnsiTheme="minorHAnsi"/>
                <w:color w:val="auto"/>
                <w:sz w:val="22"/>
                <w:szCs w:val="22"/>
                <w:u w:color="828792"/>
              </w:rPr>
            </w:pPr>
          </w:p>
          <w:p w14:paraId="576AC387" w14:textId="77777777" w:rsidR="003E105A" w:rsidRDefault="003E105A" w:rsidP="003335D0">
            <w:pPr>
              <w:pStyle w:val="NormalWeb"/>
              <w:shd w:val="clear" w:color="auto" w:fill="FFFFFF"/>
              <w:spacing w:before="0" w:after="150" w:line="300" w:lineRule="atLeast"/>
              <w:rPr>
                <w:rFonts w:asciiTheme="minorHAnsi" w:hAnsiTheme="minorHAnsi"/>
                <w:color w:val="auto"/>
                <w:sz w:val="22"/>
                <w:szCs w:val="22"/>
                <w:u w:color="828792"/>
              </w:rPr>
            </w:pPr>
          </w:p>
        </w:tc>
        <w:tc>
          <w:tcPr>
            <w:tcW w:w="4479" w:type="dxa"/>
          </w:tcPr>
          <w:p w14:paraId="6B1BCC95" w14:textId="77777777" w:rsidR="00A84B4E" w:rsidRPr="007C5C61" w:rsidRDefault="00A84B4E" w:rsidP="00A84B4E">
            <w:pPr>
              <w:pStyle w:val="NormalWeb"/>
              <w:shd w:val="clear" w:color="auto" w:fill="FFFFFF"/>
              <w:spacing w:before="0" w:after="150" w:line="300" w:lineRule="atLeast"/>
              <w:rPr>
                <w:rFonts w:asciiTheme="minorHAnsi" w:hAnsiTheme="minorHAnsi"/>
                <w:b/>
                <w:bCs/>
                <w:color w:val="auto"/>
                <w:sz w:val="22"/>
                <w:szCs w:val="22"/>
                <w:u w:color="828792"/>
              </w:rPr>
            </w:pPr>
            <w:r w:rsidRPr="007C5C61">
              <w:rPr>
                <w:rFonts w:asciiTheme="minorHAnsi" w:hAnsiTheme="minorHAnsi"/>
                <w:b/>
                <w:bCs/>
                <w:color w:val="auto"/>
                <w:sz w:val="22"/>
                <w:szCs w:val="22"/>
                <w:u w:color="828792"/>
              </w:rPr>
              <w:lastRenderedPageBreak/>
              <w:t>ARTIST</w:t>
            </w:r>
          </w:p>
          <w:p w14:paraId="24846D09" w14:textId="77777777" w:rsidR="00A84B4E" w:rsidRPr="007C5C61" w:rsidRDefault="00A84B4E" w:rsidP="00A84B4E">
            <w:pPr>
              <w:pStyle w:val="NormalWeb"/>
              <w:shd w:val="clear" w:color="auto" w:fill="FFFFFF"/>
              <w:spacing w:before="0" w:after="150" w:line="300" w:lineRule="atLeast"/>
              <w:rPr>
                <w:rFonts w:asciiTheme="minorHAnsi" w:hAnsiTheme="minorHAnsi"/>
                <w:b/>
                <w:bCs/>
                <w:color w:val="auto"/>
                <w:sz w:val="22"/>
                <w:szCs w:val="22"/>
                <w:u w:color="828792"/>
              </w:rPr>
            </w:pPr>
          </w:p>
          <w:p w14:paraId="0757C452" w14:textId="77777777" w:rsidR="00A84B4E" w:rsidRPr="007C5C61" w:rsidRDefault="00A84B4E" w:rsidP="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2" behindDoc="0" locked="0" layoutInCell="1" allowOverlap="1" wp14:anchorId="73BD763A" wp14:editId="466D830F">
                      <wp:simplePos x="0" y="0"/>
                      <wp:positionH relativeFrom="column">
                        <wp:posOffset>0</wp:posOffset>
                      </wp:positionH>
                      <wp:positionV relativeFrom="paragraph">
                        <wp:posOffset>120862</wp:posOffset>
                      </wp:positionV>
                      <wp:extent cx="2209800" cy="0"/>
                      <wp:effectExtent l="0" t="0" r="25400" b="25400"/>
                      <wp:wrapNone/>
                      <wp:docPr id="1869112828" name="Straight Connector 1869112828"/>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3215990B" id="Straight Connector 1869112828" o:spid="_x0000_s1026" style="position:absolute;z-index:251696128;visibility:visible;mso-wrap-style:square;mso-wrap-distance-left:9pt;mso-wrap-distance-top:0;mso-wrap-distance-right:9pt;mso-wrap-distance-bottom:0;mso-position-horizontal:absolute;mso-position-horizontal-relative:text;mso-position-vertical:absolute;mso-position-vertical-relative:text" from="0,9.5pt" to="1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" strokeweight=".5pt">
                      <v:stroke miterlimit="4" joinstyle="miter"/>
                    </v:line>
                  </w:pict>
                </mc:Fallback>
              </mc:AlternateContent>
            </w:r>
            <w:r w:rsidRPr="007C5C61">
              <w:rPr>
                <w:rFonts w:asciiTheme="minorHAnsi" w:hAnsiTheme="minorHAnsi"/>
                <w:color w:val="auto"/>
                <w:sz w:val="22"/>
                <w:szCs w:val="22"/>
                <w:u w:color="828792"/>
              </w:rPr>
              <w:br/>
            </w:r>
            <w:r>
              <w:rPr>
                <w:rFonts w:asciiTheme="minorHAnsi" w:hAnsiTheme="minorHAnsi"/>
                <w:color w:val="auto"/>
                <w:sz w:val="22"/>
                <w:szCs w:val="22"/>
                <w:u w:color="828792"/>
              </w:rPr>
              <w:t>Legal Name</w:t>
            </w:r>
          </w:p>
          <w:p w14:paraId="4D132D4B" w14:textId="77777777" w:rsidR="00A84B4E" w:rsidRDefault="00A84B4E" w:rsidP="00A84B4E">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t>Date of Birth:</w:t>
            </w:r>
          </w:p>
          <w:p w14:paraId="35DBEFDB" w14:textId="77777777" w:rsidR="003E105A" w:rsidRDefault="003E105A" w:rsidP="003350A4">
            <w:pPr>
              <w:pStyle w:val="NormalWeb"/>
              <w:shd w:val="clear" w:color="auto" w:fill="FFFFFF"/>
              <w:spacing w:before="0" w:after="150" w:line="300" w:lineRule="atLeast"/>
              <w:rPr>
                <w:rFonts w:asciiTheme="minorHAnsi" w:hAnsiTheme="minorHAnsi"/>
                <w:color w:val="auto"/>
                <w:sz w:val="22"/>
                <w:szCs w:val="22"/>
                <w:u w:color="828792"/>
              </w:rPr>
            </w:pPr>
          </w:p>
        </w:tc>
      </w:tr>
    </w:tbl>
    <w:p w14:paraId="4B458287" w14:textId="77777777" w:rsidR="003E105A" w:rsidRDefault="003E105A">
      <w:pPr>
        <w:pStyle w:val="BodyA"/>
        <w:rPr>
          <w:rFonts w:asciiTheme="minorHAnsi" w:eastAsia="Times" w:hAnsiTheme="minorHAnsi" w:cs="Times"/>
          <w:color w:val="auto"/>
          <w:sz w:val="22"/>
          <w:szCs w:val="22"/>
          <w:u w:color="828792"/>
        </w:rPr>
      </w:pPr>
    </w:p>
    <w:p w14:paraId="5658DD43" w14:textId="77777777" w:rsidR="00A84B4E" w:rsidRDefault="00A84B4E">
      <w:pPr>
        <w:pStyle w:val="BodyA"/>
        <w:rPr>
          <w:rFonts w:asciiTheme="minorHAnsi" w:eastAsia="Times" w:hAnsiTheme="minorHAnsi" w:cs="Times"/>
          <w:color w:val="auto"/>
          <w:sz w:val="22"/>
          <w:szCs w:val="22"/>
          <w:u w:color="828792"/>
        </w:rPr>
      </w:pPr>
    </w:p>
    <w:p w14:paraId="01A6AEB6" w14:textId="77777777" w:rsidR="003E105A" w:rsidRDefault="003E105A">
      <w:pPr>
        <w:pStyle w:val="BodyA"/>
        <w:rPr>
          <w:rFonts w:asciiTheme="minorHAnsi" w:eastAsia="Times" w:hAnsiTheme="minorHAnsi" w:cs="Times"/>
          <w:color w:val="auto"/>
          <w:sz w:val="22"/>
          <w:szCs w:val="22"/>
          <w:u w:color="828792"/>
        </w:rPr>
      </w:pPr>
    </w:p>
    <w:p w14:paraId="2A535B68" w14:textId="6AC66204" w:rsidR="003350A4" w:rsidRDefault="003350A4" w:rsidP="00B57234">
      <w:pPr>
        <w:rPr>
          <w:rFonts w:asciiTheme="minorHAnsi" w:hAnsiTheme="minorHAnsi" w:cs="Arial Unicode MS"/>
          <w:sz w:val="22"/>
          <w:szCs w:val="22"/>
          <w:u w:color="000000"/>
        </w:rPr>
      </w:pPr>
      <w:r>
        <w:rPr>
          <w:rFonts w:asciiTheme="minorHAnsi" w:hAnsiTheme="minorHAnsi"/>
          <w:sz w:val="22"/>
          <w:szCs w:val="22"/>
        </w:rPr>
        <w:br w:type="page"/>
      </w:r>
    </w:p>
    <w:p w14:paraId="57AB148F" w14:textId="77777777" w:rsidR="00E72B5D" w:rsidRPr="007C5C61" w:rsidRDefault="00E72B5D" w:rsidP="00B57234">
      <w:pPr>
        <w:pStyle w:val="BodyA"/>
        <w:rPr>
          <w:rFonts w:asciiTheme="minorHAnsi" w:hAnsiTheme="minorHAnsi"/>
          <w:color w:val="auto"/>
          <w:sz w:val="22"/>
          <w:szCs w:val="22"/>
        </w:rPr>
      </w:pPr>
    </w:p>
    <w:p w14:paraId="77A9DD77" w14:textId="7ACA4F44" w:rsidR="00FE744A" w:rsidRDefault="00DC7E14" w:rsidP="00B57234">
      <w:pPr>
        <w:pStyle w:val="NormalWeb"/>
        <w:shd w:val="clear" w:color="auto" w:fill="FFFFFF"/>
        <w:spacing w:before="0" w:after="150" w:line="300" w:lineRule="atLeast"/>
        <w:jc w:val="center"/>
        <w:outlineLvl w:val="0"/>
        <w:rPr>
          <w:rFonts w:asciiTheme="minorHAnsi" w:hAnsiTheme="minorHAnsi"/>
          <w:b/>
          <w:color w:val="auto"/>
          <w:u w:color="828792"/>
        </w:rPr>
      </w:pPr>
      <w:r w:rsidRPr="00E72B5D">
        <w:rPr>
          <w:rFonts w:asciiTheme="minorHAnsi" w:hAnsiTheme="minorHAnsi"/>
          <w:b/>
          <w:bCs/>
          <w:color w:val="auto"/>
          <w:u w:color="828792"/>
        </w:rPr>
        <w:t>SCHEDULE ‘A’</w:t>
      </w:r>
      <w:r w:rsidR="00E72B5D" w:rsidRPr="00E72B5D">
        <w:rPr>
          <w:rFonts w:asciiTheme="minorHAnsi" w:eastAsia="Helvetica Neue" w:hAnsiTheme="minorHAnsi" w:cs="Helvetica Neue"/>
          <w:color w:val="auto"/>
          <w:u w:color="828792"/>
        </w:rPr>
        <w:t xml:space="preserve"> </w:t>
      </w:r>
      <w:r w:rsidR="004E3585" w:rsidRPr="00E72B5D">
        <w:rPr>
          <w:rFonts w:asciiTheme="minorHAnsi" w:hAnsiTheme="minorHAnsi"/>
          <w:b/>
          <w:color w:val="auto"/>
          <w:u w:color="828792"/>
        </w:rPr>
        <w:t>**MASTER</w:t>
      </w:r>
      <w:r w:rsidR="00FE744A" w:rsidRPr="00E72B5D">
        <w:rPr>
          <w:rFonts w:asciiTheme="minorHAnsi" w:hAnsiTheme="minorHAnsi"/>
          <w:b/>
          <w:color w:val="auto"/>
          <w:u w:color="828792"/>
        </w:rPr>
        <w:t xml:space="preserve"> &amp; PUBLISHING INFO</w:t>
      </w:r>
      <w:r w:rsidRPr="00E72B5D">
        <w:rPr>
          <w:rFonts w:asciiTheme="minorHAnsi" w:hAnsiTheme="minorHAnsi"/>
          <w:b/>
          <w:color w:val="auto"/>
          <w:u w:color="828792"/>
        </w:rPr>
        <w:t>**</w:t>
      </w:r>
    </w:p>
    <w:p w14:paraId="1B3DB0B9" w14:textId="532C0D69" w:rsidR="00B57234" w:rsidRPr="00B57234" w:rsidRDefault="00B57234" w:rsidP="00B57234">
      <w:pPr>
        <w:pStyle w:val="NormalWeb"/>
        <w:shd w:val="clear" w:color="auto" w:fill="FFFFFF"/>
        <w:spacing w:before="0" w:after="150" w:line="300" w:lineRule="atLeast"/>
        <w:outlineLvl w:val="0"/>
        <w:rPr>
          <w:rFonts w:asciiTheme="minorHAnsi" w:eastAsia="Helvetica Neue" w:hAnsiTheme="minorHAnsi" w:cs="Helvetica Neue"/>
          <w:b/>
          <w:bCs/>
          <w:color w:val="auto"/>
          <w:u w:color="828792"/>
        </w:rPr>
      </w:pPr>
      <w:r w:rsidRPr="00B57234">
        <w:rPr>
          <w:rFonts w:asciiTheme="minorHAnsi" w:eastAsia="Helvetica Neue" w:hAnsiTheme="minorHAnsi" w:cs="Helvetica Neue"/>
          <w:b/>
          <w:bCs/>
          <w:color w:val="auto"/>
          <w:u w:color="828792"/>
        </w:rPr>
        <w:t>Master Recording Information</w:t>
      </w:r>
    </w:p>
    <w:tbl>
      <w:tblPr>
        <w:tblStyle w:val="TableGrid"/>
        <w:tblW w:w="0" w:type="auto"/>
        <w:tblLook w:val="04A0" w:firstRow="1" w:lastRow="0" w:firstColumn="1" w:lastColumn="0" w:noHBand="0" w:noVBand="1"/>
      </w:tblPr>
      <w:tblGrid>
        <w:gridCol w:w="1746"/>
        <w:gridCol w:w="1746"/>
        <w:gridCol w:w="1746"/>
        <w:gridCol w:w="1747"/>
        <w:gridCol w:w="1747"/>
      </w:tblGrid>
      <w:tr w:rsidR="00E60902" w14:paraId="4CC1EB24" w14:textId="77777777" w:rsidTr="00E60902">
        <w:tc>
          <w:tcPr>
            <w:tcW w:w="1746" w:type="dxa"/>
          </w:tcPr>
          <w:p w14:paraId="04DA750C" w14:textId="1A3AB17E" w:rsidR="00E60902" w:rsidRDefault="00E60902">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r>
              <w:rPr>
                <w:rFonts w:asciiTheme="minorHAnsi" w:hAnsiTheme="minorHAnsi"/>
                <w:b/>
                <w:color w:val="auto"/>
                <w:u w:color="828792"/>
              </w:rPr>
              <w:t>Title Of Master Recording</w:t>
            </w:r>
          </w:p>
        </w:tc>
        <w:tc>
          <w:tcPr>
            <w:tcW w:w="1746" w:type="dxa"/>
          </w:tcPr>
          <w:p w14:paraId="4BC90063" w14:textId="00225B06" w:rsidR="00E60902" w:rsidRDefault="00E60902">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r>
              <w:rPr>
                <w:rFonts w:asciiTheme="minorHAnsi" w:hAnsiTheme="minorHAnsi"/>
                <w:b/>
                <w:color w:val="auto"/>
                <w:u w:color="828792"/>
              </w:rPr>
              <w:t>Artist Name</w:t>
            </w:r>
          </w:p>
        </w:tc>
        <w:tc>
          <w:tcPr>
            <w:tcW w:w="1746" w:type="dxa"/>
          </w:tcPr>
          <w:p w14:paraId="7920A430" w14:textId="29F4F437" w:rsidR="00E60902" w:rsidRDefault="00E60902">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r>
              <w:rPr>
                <w:rFonts w:asciiTheme="minorHAnsi" w:hAnsiTheme="minorHAnsi"/>
                <w:b/>
                <w:color w:val="auto"/>
                <w:u w:color="828792"/>
              </w:rPr>
              <w:t>Royalty         Participant</w:t>
            </w:r>
          </w:p>
        </w:tc>
        <w:tc>
          <w:tcPr>
            <w:tcW w:w="1747" w:type="dxa"/>
          </w:tcPr>
          <w:p w14:paraId="7447B78D" w14:textId="1A618A30" w:rsidR="00E60902" w:rsidRDefault="00E60902">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r>
              <w:rPr>
                <w:rFonts w:asciiTheme="minorHAnsi" w:hAnsiTheme="minorHAnsi"/>
                <w:b/>
                <w:color w:val="auto"/>
                <w:u w:color="828792"/>
              </w:rPr>
              <w:t>S</w:t>
            </w:r>
            <w:r w:rsidR="00B57234">
              <w:rPr>
                <w:rFonts w:asciiTheme="minorHAnsi" w:hAnsiTheme="minorHAnsi"/>
                <w:b/>
                <w:color w:val="auto"/>
                <w:u w:color="828792"/>
              </w:rPr>
              <w:t>hare of Artist Royalty (%)</w:t>
            </w:r>
          </w:p>
        </w:tc>
        <w:tc>
          <w:tcPr>
            <w:tcW w:w="1747" w:type="dxa"/>
          </w:tcPr>
          <w:p w14:paraId="7E598EA2" w14:textId="44F2EA62" w:rsidR="00E60902" w:rsidRDefault="00B57234">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r>
              <w:rPr>
                <w:rFonts w:asciiTheme="minorHAnsi" w:hAnsiTheme="minorHAnsi"/>
                <w:b/>
                <w:color w:val="auto"/>
                <w:u w:color="828792"/>
              </w:rPr>
              <w:t>Share of Label Royalty (%)</w:t>
            </w:r>
          </w:p>
        </w:tc>
      </w:tr>
      <w:tr w:rsidR="00E60902" w14:paraId="5A465E8E" w14:textId="77777777" w:rsidTr="00E60902">
        <w:tc>
          <w:tcPr>
            <w:tcW w:w="1746" w:type="dxa"/>
          </w:tcPr>
          <w:p w14:paraId="46669B85" w14:textId="77777777" w:rsidR="00E60902" w:rsidRDefault="00E60902">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p>
        </w:tc>
        <w:tc>
          <w:tcPr>
            <w:tcW w:w="1746" w:type="dxa"/>
          </w:tcPr>
          <w:p w14:paraId="6969162E" w14:textId="77777777" w:rsidR="00E60902" w:rsidRDefault="00E60902">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p>
        </w:tc>
        <w:tc>
          <w:tcPr>
            <w:tcW w:w="1746" w:type="dxa"/>
          </w:tcPr>
          <w:p w14:paraId="7F84CCE1" w14:textId="77777777" w:rsidR="00E60902" w:rsidRDefault="00E60902">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p>
        </w:tc>
        <w:tc>
          <w:tcPr>
            <w:tcW w:w="1747" w:type="dxa"/>
          </w:tcPr>
          <w:p w14:paraId="24B4E2B4" w14:textId="77777777" w:rsidR="00E60902" w:rsidRDefault="00E60902">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p>
        </w:tc>
        <w:tc>
          <w:tcPr>
            <w:tcW w:w="1747" w:type="dxa"/>
          </w:tcPr>
          <w:p w14:paraId="4A69DCBF" w14:textId="77777777" w:rsidR="00E60902" w:rsidRDefault="00E60902">
            <w:pPr>
              <w:pStyle w:val="NormalWeb"/>
              <w:widowControl w:val="0"/>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b/>
                <w:color w:val="auto"/>
                <w:u w:color="828792"/>
              </w:rPr>
            </w:pPr>
          </w:p>
        </w:tc>
      </w:tr>
    </w:tbl>
    <w:p w14:paraId="2DA8DF3F" w14:textId="77777777" w:rsidR="00805074" w:rsidRPr="00E72B5D" w:rsidRDefault="00805074">
      <w:pPr>
        <w:pStyle w:val="NormalWeb"/>
        <w:widowControl w:val="0"/>
        <w:shd w:val="clear" w:color="auto" w:fill="FFFFFF"/>
        <w:spacing w:before="0" w:after="150" w:line="300" w:lineRule="atLeast"/>
        <w:rPr>
          <w:rFonts w:asciiTheme="minorHAnsi" w:hAnsiTheme="minorHAnsi"/>
          <w:b/>
          <w:color w:val="auto"/>
          <w:u w:color="828792"/>
        </w:rPr>
      </w:pPr>
    </w:p>
    <w:p w14:paraId="764CEF11" w14:textId="3E928081" w:rsidR="00241906" w:rsidRDefault="00AE619E" w:rsidP="003E105A">
      <w:pPr>
        <w:pStyle w:val="BodyA"/>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Publishing Information</w:t>
      </w:r>
    </w:p>
    <w:tbl>
      <w:tblPr>
        <w:tblStyle w:val="TableGrid"/>
        <w:tblW w:w="0" w:type="auto"/>
        <w:tblLook w:val="04A0" w:firstRow="1" w:lastRow="0" w:firstColumn="1" w:lastColumn="0" w:noHBand="0" w:noVBand="1"/>
      </w:tblPr>
      <w:tblGrid>
        <w:gridCol w:w="1746"/>
        <w:gridCol w:w="1746"/>
        <w:gridCol w:w="1746"/>
        <w:gridCol w:w="1747"/>
        <w:gridCol w:w="1747"/>
      </w:tblGrid>
      <w:tr w:rsidR="00E97114" w14:paraId="38E3EB58" w14:textId="77777777" w:rsidTr="00E97114">
        <w:tc>
          <w:tcPr>
            <w:tcW w:w="1746" w:type="dxa"/>
          </w:tcPr>
          <w:p w14:paraId="06B04794" w14:textId="0A41C0BE"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Title of        Composition</w:t>
            </w:r>
          </w:p>
        </w:tc>
        <w:tc>
          <w:tcPr>
            <w:tcW w:w="1746" w:type="dxa"/>
          </w:tcPr>
          <w:p w14:paraId="33B69AA2" w14:textId="357DEE48"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 xml:space="preserve">Songwriter </w:t>
            </w:r>
            <w:r w:rsidR="00840DE7">
              <w:rPr>
                <w:rFonts w:asciiTheme="minorHAnsi" w:hAnsiTheme="minorHAnsi"/>
                <w:b/>
                <w:bCs/>
                <w:color w:val="auto"/>
                <w:sz w:val="20"/>
                <w:szCs w:val="20"/>
                <w:u w:color="828792"/>
              </w:rPr>
              <w:t>(PRO)</w:t>
            </w:r>
            <w:r w:rsidR="00010E61">
              <w:rPr>
                <w:rFonts w:asciiTheme="minorHAnsi" w:hAnsiTheme="minorHAnsi"/>
                <w:b/>
                <w:bCs/>
                <w:color w:val="auto"/>
                <w:sz w:val="20"/>
                <w:szCs w:val="20"/>
                <w:u w:color="828792"/>
              </w:rPr>
              <w:t>, IPI#</w:t>
            </w:r>
          </w:p>
        </w:tc>
        <w:tc>
          <w:tcPr>
            <w:tcW w:w="1746" w:type="dxa"/>
          </w:tcPr>
          <w:p w14:paraId="7F571695" w14:textId="600B886F" w:rsidR="00E97114" w:rsidRDefault="00010E61"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Publisher (PRO), IPI#</w:t>
            </w:r>
          </w:p>
        </w:tc>
        <w:tc>
          <w:tcPr>
            <w:tcW w:w="1747" w:type="dxa"/>
          </w:tcPr>
          <w:p w14:paraId="4B0A5B3F" w14:textId="18043E4E" w:rsidR="00E97114" w:rsidRDefault="00010E61"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Writer</w:t>
            </w:r>
            <w:r w:rsidR="0078038E">
              <w:rPr>
                <w:rFonts w:asciiTheme="minorHAnsi" w:hAnsiTheme="minorHAnsi"/>
                <w:b/>
                <w:bCs/>
                <w:color w:val="auto"/>
                <w:sz w:val="20"/>
                <w:szCs w:val="20"/>
                <w:u w:color="828792"/>
              </w:rPr>
              <w:t xml:space="preserve"> (%)</w:t>
            </w:r>
          </w:p>
        </w:tc>
        <w:tc>
          <w:tcPr>
            <w:tcW w:w="1747" w:type="dxa"/>
          </w:tcPr>
          <w:p w14:paraId="675B694F" w14:textId="2C00A29C" w:rsidR="00E97114" w:rsidRDefault="0078038E"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r>
              <w:rPr>
                <w:rFonts w:asciiTheme="minorHAnsi" w:hAnsiTheme="minorHAnsi"/>
                <w:b/>
                <w:bCs/>
                <w:color w:val="auto"/>
                <w:sz w:val="20"/>
                <w:szCs w:val="20"/>
                <w:u w:color="828792"/>
              </w:rPr>
              <w:t>Publisher Split (%)</w:t>
            </w:r>
          </w:p>
        </w:tc>
      </w:tr>
      <w:tr w:rsidR="00E97114" w14:paraId="28DB6FAC" w14:textId="77777777" w:rsidTr="00E97114">
        <w:tc>
          <w:tcPr>
            <w:tcW w:w="1746" w:type="dxa"/>
          </w:tcPr>
          <w:p w14:paraId="1AC85B2C" w14:textId="77777777"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p>
        </w:tc>
        <w:tc>
          <w:tcPr>
            <w:tcW w:w="1746" w:type="dxa"/>
          </w:tcPr>
          <w:p w14:paraId="135E7669" w14:textId="77777777"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p>
        </w:tc>
        <w:tc>
          <w:tcPr>
            <w:tcW w:w="1746" w:type="dxa"/>
          </w:tcPr>
          <w:p w14:paraId="29F1624D" w14:textId="77777777"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p>
        </w:tc>
        <w:tc>
          <w:tcPr>
            <w:tcW w:w="1747" w:type="dxa"/>
          </w:tcPr>
          <w:p w14:paraId="2C54FABE" w14:textId="77777777"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p>
        </w:tc>
        <w:tc>
          <w:tcPr>
            <w:tcW w:w="1747" w:type="dxa"/>
          </w:tcPr>
          <w:p w14:paraId="53240B89" w14:textId="77777777" w:rsidR="00E97114" w:rsidRDefault="00E97114" w:rsidP="003E105A">
            <w:pPr>
              <w:pStyle w:val="BodyA"/>
              <w:pBdr>
                <w:top w:val="none" w:sz="0" w:space="0" w:color="auto"/>
                <w:left w:val="none" w:sz="0" w:space="0" w:color="auto"/>
                <w:bottom w:val="none" w:sz="0" w:space="0" w:color="auto"/>
                <w:right w:val="none" w:sz="0" w:space="0" w:color="auto"/>
                <w:between w:val="none" w:sz="0" w:space="0" w:color="auto"/>
                <w:bar w:val="none" w:sz="0" w:color="auto"/>
              </w:pBdr>
              <w:outlineLvl w:val="0"/>
              <w:rPr>
                <w:rFonts w:asciiTheme="minorHAnsi" w:hAnsiTheme="minorHAnsi"/>
                <w:b/>
                <w:bCs/>
                <w:color w:val="auto"/>
                <w:sz w:val="20"/>
                <w:szCs w:val="20"/>
                <w:u w:color="828792"/>
              </w:rPr>
            </w:pPr>
          </w:p>
        </w:tc>
      </w:tr>
    </w:tbl>
    <w:p w14:paraId="05640A61" w14:textId="77777777" w:rsidR="00AE619E" w:rsidRPr="00E72B5D" w:rsidRDefault="00AE619E" w:rsidP="003E105A">
      <w:pPr>
        <w:pStyle w:val="BodyA"/>
        <w:outlineLvl w:val="0"/>
        <w:rPr>
          <w:rFonts w:asciiTheme="minorHAnsi" w:hAnsiTheme="minorHAnsi"/>
          <w:b/>
          <w:bCs/>
          <w:color w:val="auto"/>
          <w:sz w:val="20"/>
          <w:szCs w:val="20"/>
          <w:u w:color="828792"/>
        </w:rPr>
      </w:pPr>
    </w:p>
    <w:p w14:paraId="42893513" w14:textId="5AE66C7C" w:rsidR="00805074" w:rsidRPr="00E72B5D" w:rsidRDefault="003E105A" w:rsidP="00E72B5D">
      <w:pPr>
        <w:pStyle w:val="BodyA"/>
        <w:outlineLvl w:val="0"/>
        <w:rPr>
          <w:rFonts w:asciiTheme="minorHAnsi" w:hAnsiTheme="minorHAnsi"/>
          <w:b/>
          <w:bCs/>
          <w:color w:val="auto"/>
          <w:sz w:val="20"/>
          <w:szCs w:val="20"/>
          <w:u w:color="828792"/>
        </w:rPr>
      </w:pPr>
      <w:r w:rsidRPr="00E72B5D">
        <w:rPr>
          <w:rFonts w:asciiTheme="minorHAnsi" w:hAnsiTheme="minorHAnsi"/>
          <w:b/>
          <w:bCs/>
          <w:color w:val="auto"/>
          <w:sz w:val="20"/>
          <w:szCs w:val="20"/>
          <w:u w:color="828792"/>
        </w:rPr>
        <w:t xml:space="preserve">Agreed &amp; Accepted: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373"/>
        <w:gridCol w:w="4369"/>
      </w:tblGrid>
      <w:tr w:rsidR="00A84B4E" w14:paraId="0C18414D" w14:textId="77777777" w:rsidTr="001E5824">
        <w:tc>
          <w:tcPr>
            <w:tcW w:w="4373" w:type="dxa"/>
            <w:shd w:val="clear" w:color="auto" w:fill="FFFFFF" w:themeFill="background1"/>
          </w:tcPr>
          <w:p w14:paraId="600E2E16" w14:textId="77777777" w:rsidR="00A84B4E"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p>
          <w:p w14:paraId="7C1AE165" w14:textId="2CBD5821" w:rsidR="00A84B4E" w:rsidRPr="007C5C61" w:rsidRDefault="001E5824" w:rsidP="001C1157">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DirtySnatcha Records, LLC</w:t>
            </w:r>
          </w:p>
          <w:p w14:paraId="2E45D52E" w14:textId="77777777" w:rsidR="00A84B4E" w:rsidRPr="007C5C61"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p>
          <w:p w14:paraId="4810185B" w14:textId="5461295A" w:rsidR="00A84B4E" w:rsidRDefault="00A84B4E" w:rsidP="001C1157">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3" behindDoc="0" locked="0" layoutInCell="1" allowOverlap="1" wp14:anchorId="198DDF2C" wp14:editId="72B7574D">
                      <wp:simplePos x="0" y="0"/>
                      <wp:positionH relativeFrom="column">
                        <wp:posOffset>0</wp:posOffset>
                      </wp:positionH>
                      <wp:positionV relativeFrom="paragraph">
                        <wp:posOffset>111337</wp:posOffset>
                      </wp:positionV>
                      <wp:extent cx="2209800" cy="0"/>
                      <wp:effectExtent l="0" t="0" r="25400" b="25400"/>
                      <wp:wrapNone/>
                      <wp:docPr id="1123145073" name="Straight Connector 1123145073"/>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48982AB1" id="Straight Connector 1123145073"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0,8.75pt" to="1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" strokeweight=".5pt">
                      <v:stroke miterlimit="4" joinstyle="miter"/>
                    </v:line>
                  </w:pict>
                </mc:Fallback>
              </mc:AlternateContent>
            </w:r>
            <w:r w:rsidRPr="007C5C61">
              <w:rPr>
                <w:rFonts w:asciiTheme="minorHAnsi" w:hAnsiTheme="minorHAnsi"/>
                <w:b/>
                <w:bCs/>
                <w:color w:val="auto"/>
                <w:sz w:val="22"/>
                <w:szCs w:val="22"/>
                <w:u w:color="828792"/>
              </w:rPr>
              <w:br/>
            </w:r>
            <w:r w:rsidR="001E5824">
              <w:rPr>
                <w:rFonts w:asciiTheme="minorHAnsi" w:hAnsiTheme="minorHAnsi"/>
                <w:color w:val="auto"/>
                <w:sz w:val="22"/>
                <w:szCs w:val="22"/>
                <w:u w:color="828792"/>
              </w:rPr>
              <w:t>Leigh Bray or Thomas Nalian</w:t>
            </w:r>
          </w:p>
          <w:p w14:paraId="2C834250" w14:textId="77777777" w:rsidR="00A84B4E" w:rsidRDefault="00A84B4E" w:rsidP="001C1157">
            <w:pPr>
              <w:pStyle w:val="NormalWeb"/>
              <w:shd w:val="clear" w:color="auto" w:fill="FFFFFF"/>
              <w:spacing w:before="0" w:after="150" w:line="300" w:lineRule="atLeast"/>
              <w:rPr>
                <w:rFonts w:asciiTheme="minorHAnsi" w:hAnsiTheme="minorHAnsi"/>
                <w:color w:val="auto"/>
                <w:sz w:val="22"/>
                <w:szCs w:val="22"/>
                <w:u w:color="828792"/>
              </w:rPr>
            </w:pPr>
          </w:p>
          <w:p w14:paraId="4293B614" w14:textId="77777777" w:rsidR="00A84B4E" w:rsidRPr="007C5C61"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r w:rsidRPr="007C5C61">
              <w:rPr>
                <w:rFonts w:asciiTheme="minorHAnsi" w:hAnsiTheme="minorHAnsi"/>
                <w:b/>
                <w:bCs/>
                <w:color w:val="auto"/>
                <w:sz w:val="22"/>
                <w:szCs w:val="22"/>
                <w:u w:color="828792"/>
              </w:rPr>
              <w:t>ARTIST</w:t>
            </w:r>
          </w:p>
          <w:p w14:paraId="37BCEDE4" w14:textId="77777777" w:rsidR="00A84B4E" w:rsidRPr="007C5C61"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p>
          <w:p w14:paraId="65FF0863" w14:textId="77777777" w:rsidR="00A84B4E" w:rsidRPr="007C5C61" w:rsidRDefault="00A84B4E" w:rsidP="001C1157">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4" behindDoc="0" locked="0" layoutInCell="1" allowOverlap="1" wp14:anchorId="7E9D0746" wp14:editId="692D149E">
                      <wp:simplePos x="0" y="0"/>
                      <wp:positionH relativeFrom="column">
                        <wp:posOffset>0</wp:posOffset>
                      </wp:positionH>
                      <wp:positionV relativeFrom="paragraph">
                        <wp:posOffset>120862</wp:posOffset>
                      </wp:positionV>
                      <wp:extent cx="2209800" cy="0"/>
                      <wp:effectExtent l="0" t="0" r="25400" b="25400"/>
                      <wp:wrapNone/>
                      <wp:docPr id="228118831" name="Straight Connector 228118831"/>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5DD519CC" id="Straight Connector 228118831"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0,9.5pt" to="1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" strokeweight=".5pt">
                      <v:stroke miterlimit="4" joinstyle="miter"/>
                    </v:line>
                  </w:pict>
                </mc:Fallback>
              </mc:AlternateContent>
            </w:r>
            <w:r w:rsidRPr="007C5C61">
              <w:rPr>
                <w:rFonts w:asciiTheme="minorHAnsi" w:hAnsiTheme="minorHAnsi"/>
                <w:color w:val="auto"/>
                <w:sz w:val="22"/>
                <w:szCs w:val="22"/>
                <w:u w:color="828792"/>
              </w:rPr>
              <w:br/>
            </w:r>
            <w:r>
              <w:rPr>
                <w:rFonts w:asciiTheme="minorHAnsi" w:hAnsiTheme="minorHAnsi"/>
                <w:color w:val="auto"/>
                <w:sz w:val="22"/>
                <w:szCs w:val="22"/>
                <w:u w:color="828792"/>
              </w:rPr>
              <w:t>Legal Name</w:t>
            </w:r>
          </w:p>
          <w:p w14:paraId="67819E2F" w14:textId="77777777" w:rsidR="00A84B4E" w:rsidRDefault="00A84B4E" w:rsidP="001C1157">
            <w:pPr>
              <w:pStyle w:val="NormalWeb"/>
              <w:shd w:val="clear" w:color="auto" w:fill="FFFFFF"/>
              <w:spacing w:before="0" w:after="150" w:line="300" w:lineRule="atLeast"/>
              <w:rPr>
                <w:rFonts w:asciiTheme="minorHAnsi" w:hAnsiTheme="minorHAnsi"/>
                <w:color w:val="auto"/>
                <w:sz w:val="22"/>
                <w:szCs w:val="22"/>
                <w:u w:color="828792"/>
              </w:rPr>
            </w:pPr>
          </w:p>
          <w:p w14:paraId="729E6E5A" w14:textId="77777777" w:rsidR="00A84B4E" w:rsidRPr="007C5C61"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p>
          <w:p w14:paraId="42FC6782" w14:textId="77777777" w:rsidR="00A84B4E" w:rsidRDefault="00A84B4E" w:rsidP="001C1157">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color w:val="auto"/>
                <w:sz w:val="22"/>
                <w:szCs w:val="22"/>
                <w:u w:color="828792"/>
              </w:rPr>
              <w:br/>
            </w:r>
          </w:p>
        </w:tc>
        <w:tc>
          <w:tcPr>
            <w:tcW w:w="4369" w:type="dxa"/>
            <w:shd w:val="clear" w:color="auto" w:fill="FFFFFF" w:themeFill="background1"/>
          </w:tcPr>
          <w:p w14:paraId="6E72F07D" w14:textId="77777777" w:rsidR="00A84B4E"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p>
          <w:p w14:paraId="681BC6F5" w14:textId="5E7FF8A6" w:rsidR="00A84B4E" w:rsidRPr="007C5C61"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r>
              <w:rPr>
                <w:rFonts w:asciiTheme="minorHAnsi" w:hAnsiTheme="minorHAnsi"/>
                <w:b/>
                <w:bCs/>
                <w:color w:val="auto"/>
                <w:sz w:val="22"/>
                <w:szCs w:val="22"/>
                <w:u w:color="828792"/>
              </w:rPr>
              <w:t>LABEL NAME</w:t>
            </w:r>
          </w:p>
          <w:p w14:paraId="0CAC91F4" w14:textId="77777777" w:rsidR="00A84B4E" w:rsidRPr="007C5C61"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p>
          <w:p w14:paraId="5367F529" w14:textId="77777777" w:rsidR="00A84B4E" w:rsidRDefault="00A84B4E" w:rsidP="001C1157">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5" behindDoc="0" locked="0" layoutInCell="1" allowOverlap="1" wp14:anchorId="017CEBE9" wp14:editId="3072FC72">
                      <wp:simplePos x="0" y="0"/>
                      <wp:positionH relativeFrom="column">
                        <wp:posOffset>0</wp:posOffset>
                      </wp:positionH>
                      <wp:positionV relativeFrom="paragraph">
                        <wp:posOffset>111337</wp:posOffset>
                      </wp:positionV>
                      <wp:extent cx="2209800" cy="0"/>
                      <wp:effectExtent l="0" t="0" r="25400" b="25400"/>
                      <wp:wrapNone/>
                      <wp:docPr id="354507570" name="Straight Connector 354507570"/>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63226F6C" id="Straight Connector 354507570"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0,8.75pt" to="17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" strokeweight=".5pt">
                      <v:stroke miterlimit="4" joinstyle="miter"/>
                    </v:line>
                  </w:pict>
                </mc:Fallback>
              </mc:AlternateContent>
            </w:r>
            <w:r w:rsidRPr="007C5C61">
              <w:rPr>
                <w:rFonts w:asciiTheme="minorHAnsi" w:hAnsiTheme="minorHAnsi"/>
                <w:b/>
                <w:bCs/>
                <w:color w:val="auto"/>
                <w:sz w:val="22"/>
                <w:szCs w:val="22"/>
                <w:u w:color="828792"/>
              </w:rPr>
              <w:br/>
            </w:r>
            <w:r>
              <w:rPr>
                <w:rFonts w:asciiTheme="minorHAnsi" w:hAnsiTheme="minorHAnsi"/>
                <w:color w:val="auto"/>
                <w:sz w:val="22"/>
                <w:szCs w:val="22"/>
                <w:u w:color="828792"/>
              </w:rPr>
              <w:t>Signing Authority’s Name</w:t>
            </w:r>
          </w:p>
          <w:p w14:paraId="56351696" w14:textId="77777777" w:rsidR="00A84B4E"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p>
          <w:p w14:paraId="4DB05986" w14:textId="77777777" w:rsidR="00A84B4E" w:rsidRPr="007C5C61"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r w:rsidRPr="007C5C61">
              <w:rPr>
                <w:rFonts w:asciiTheme="minorHAnsi" w:hAnsiTheme="minorHAnsi"/>
                <w:b/>
                <w:bCs/>
                <w:color w:val="auto"/>
                <w:sz w:val="22"/>
                <w:szCs w:val="22"/>
                <w:u w:color="828792"/>
              </w:rPr>
              <w:t>ARTIST</w:t>
            </w:r>
          </w:p>
          <w:p w14:paraId="01674C24" w14:textId="77777777" w:rsidR="00A84B4E" w:rsidRPr="007C5C61" w:rsidRDefault="00A84B4E" w:rsidP="001C1157">
            <w:pPr>
              <w:pStyle w:val="NormalWeb"/>
              <w:shd w:val="clear" w:color="auto" w:fill="FFFFFF"/>
              <w:spacing w:before="0" w:after="150" w:line="300" w:lineRule="atLeast"/>
              <w:rPr>
                <w:rFonts w:asciiTheme="minorHAnsi" w:hAnsiTheme="minorHAnsi"/>
                <w:b/>
                <w:bCs/>
                <w:color w:val="auto"/>
                <w:sz w:val="22"/>
                <w:szCs w:val="22"/>
                <w:u w:color="828792"/>
              </w:rPr>
            </w:pPr>
          </w:p>
          <w:p w14:paraId="72E0A81D" w14:textId="77777777" w:rsidR="00A84B4E" w:rsidRPr="007C5C61" w:rsidRDefault="00A84B4E" w:rsidP="001C1157">
            <w:pPr>
              <w:pStyle w:val="NormalWeb"/>
              <w:shd w:val="clear" w:color="auto" w:fill="FFFFFF"/>
              <w:spacing w:before="0" w:after="150" w:line="300" w:lineRule="atLeast"/>
              <w:rPr>
                <w:rFonts w:asciiTheme="minorHAnsi" w:hAnsiTheme="minorHAnsi"/>
                <w:color w:val="auto"/>
                <w:sz w:val="22"/>
                <w:szCs w:val="22"/>
                <w:u w:color="828792"/>
              </w:rPr>
            </w:pPr>
            <w:r w:rsidRPr="007C5C61">
              <w:rPr>
                <w:rFonts w:asciiTheme="minorHAnsi" w:hAnsiTheme="minorHAnsi"/>
                <w:b/>
                <w:bCs/>
                <w:noProof/>
                <w:color w:val="auto"/>
                <w:sz w:val="22"/>
                <w:szCs w:val="22"/>
                <w:u w:color="828792"/>
              </w:rPr>
              <mc:AlternateContent>
                <mc:Choice Requires="wps">
                  <w:drawing>
                    <wp:anchor distT="0" distB="0" distL="114300" distR="114300" simplePos="0" relativeHeight="251658256" behindDoc="0" locked="0" layoutInCell="1" allowOverlap="1" wp14:anchorId="464B8119" wp14:editId="59A47FB3">
                      <wp:simplePos x="0" y="0"/>
                      <wp:positionH relativeFrom="column">
                        <wp:posOffset>0</wp:posOffset>
                      </wp:positionH>
                      <wp:positionV relativeFrom="paragraph">
                        <wp:posOffset>120862</wp:posOffset>
                      </wp:positionV>
                      <wp:extent cx="2209800" cy="0"/>
                      <wp:effectExtent l="0" t="0" r="25400" b="25400"/>
                      <wp:wrapNone/>
                      <wp:docPr id="596746842" name="Straight Connector 596746842"/>
                      <wp:cNvGraphicFramePr/>
                      <a:graphic xmlns:a="http://schemas.openxmlformats.org/drawingml/2006/main">
                        <a:graphicData uri="http://schemas.microsoft.com/office/word/2010/wordprocessingShape">
                          <wps:wsp>
                            <wps:cNvCnPr/>
                            <wps:spPr>
                              <a:xfrm>
                                <a:off x="0" y="0"/>
                                <a:ext cx="2209800" cy="0"/>
                              </a:xfrm>
                              <a:prstGeom prst="line">
                                <a:avLst/>
                              </a:prstGeom>
                              <a:noFill/>
                              <a:ln w="6350" cap="flat">
                                <a:solidFill>
                                  <a:srgbClr val="000000"/>
                                </a:solidFill>
                                <a:prstDash val="solid"/>
                                <a:miter lim="400000"/>
                              </a:ln>
                              <a:effectLst/>
                            </wps:spPr>
                            <wps:style>
                              <a:lnRef idx="0">
                                <a:scrgbClr r="0" g="0" b="0"/>
                              </a:lnRef>
                              <a:fillRef idx="0">
                                <a:scrgbClr r="0" g="0" b="0"/>
                              </a:fillRef>
                              <a:effectRef idx="0">
                                <a:scrgbClr r="0" g="0" b="0"/>
                              </a:effectRef>
                              <a:fontRef idx="none"/>
                            </wps:style>
                            <wps:bodyPr/>
                          </wps:wsp>
                        </a:graphicData>
                      </a:graphic>
                    </wp:anchor>
                  </w:drawing>
                </mc:Choice>
                <mc:Fallback>
                  <w:pict>
                    <v:line w14:anchorId="77145315" id="Straight Connector 596746842" o:spid="_x0000_s1026" style="position:absolute;z-index:251701248;visibility:visible;mso-wrap-style:square;mso-wrap-distance-left:9pt;mso-wrap-distance-top:0;mso-wrap-distance-right:9pt;mso-wrap-distance-bottom:0;mso-position-horizontal:absolute;mso-position-horizontal-relative:text;mso-position-vertical:absolute;mso-position-vertical-relative:text" from="0,9.5pt" to="174pt,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" strokeweight=".5pt">
                      <v:stroke miterlimit="4" joinstyle="miter"/>
                    </v:line>
                  </w:pict>
                </mc:Fallback>
              </mc:AlternateContent>
            </w:r>
            <w:r w:rsidRPr="007C5C61">
              <w:rPr>
                <w:rFonts w:asciiTheme="minorHAnsi" w:hAnsiTheme="minorHAnsi"/>
                <w:color w:val="auto"/>
                <w:sz w:val="22"/>
                <w:szCs w:val="22"/>
                <w:u w:color="828792"/>
              </w:rPr>
              <w:br/>
            </w:r>
            <w:r>
              <w:rPr>
                <w:rFonts w:asciiTheme="minorHAnsi" w:hAnsiTheme="minorHAnsi"/>
                <w:color w:val="auto"/>
                <w:sz w:val="22"/>
                <w:szCs w:val="22"/>
                <w:u w:color="828792"/>
              </w:rPr>
              <w:t>Legal Name</w:t>
            </w:r>
          </w:p>
          <w:p w14:paraId="67D8880E" w14:textId="77777777" w:rsidR="00A84B4E" w:rsidRDefault="00A84B4E" w:rsidP="001C1157">
            <w:pPr>
              <w:pStyle w:val="NormalWeb"/>
              <w:shd w:val="clear" w:color="auto" w:fill="FFFFFF"/>
              <w:spacing w:before="0" w:after="150" w:line="300" w:lineRule="atLeast"/>
              <w:rPr>
                <w:rFonts w:asciiTheme="minorHAnsi" w:hAnsiTheme="minorHAnsi"/>
                <w:color w:val="auto"/>
                <w:sz w:val="22"/>
                <w:szCs w:val="22"/>
                <w:u w:color="828792"/>
              </w:rPr>
            </w:pPr>
          </w:p>
          <w:p w14:paraId="78E85CCC" w14:textId="77777777" w:rsidR="00A84B4E" w:rsidRPr="007C5C61" w:rsidRDefault="00A84B4E" w:rsidP="001C1157">
            <w:pPr>
              <w:pStyle w:val="NormalWeb"/>
              <w:shd w:val="clear" w:color="auto" w:fill="FFFFFF"/>
              <w:spacing w:before="0" w:after="150" w:line="300" w:lineRule="atLeast"/>
              <w:rPr>
                <w:rFonts w:asciiTheme="minorHAnsi" w:hAnsiTheme="minorHAnsi"/>
                <w:color w:val="auto"/>
                <w:sz w:val="22"/>
                <w:szCs w:val="22"/>
                <w:u w:color="828792"/>
              </w:rPr>
            </w:pPr>
          </w:p>
          <w:p w14:paraId="053CE48A" w14:textId="77777777" w:rsidR="00A84B4E" w:rsidRDefault="00A84B4E" w:rsidP="001C1157">
            <w:pPr>
              <w:pStyle w:val="NormalWeb"/>
              <w:pBdr>
                <w:top w:val="none" w:sz="0" w:space="0" w:color="auto"/>
                <w:left w:val="none" w:sz="0" w:space="0" w:color="auto"/>
                <w:bottom w:val="none" w:sz="0" w:space="0" w:color="auto"/>
                <w:right w:val="none" w:sz="0" w:space="0" w:color="auto"/>
                <w:between w:val="none" w:sz="0" w:space="0" w:color="auto"/>
                <w:bar w:val="none" w:sz="0" w:color="auto"/>
              </w:pBdr>
              <w:spacing w:before="0" w:after="150" w:line="300" w:lineRule="atLeast"/>
              <w:rPr>
                <w:rFonts w:asciiTheme="minorHAnsi" w:hAnsiTheme="minorHAnsi"/>
                <w:color w:val="auto"/>
                <w:sz w:val="22"/>
                <w:szCs w:val="22"/>
                <w:u w:color="828792"/>
              </w:rPr>
            </w:pPr>
          </w:p>
        </w:tc>
      </w:tr>
    </w:tbl>
    <w:p w14:paraId="5C546747" w14:textId="77777777" w:rsidR="00D44C64" w:rsidRPr="00BF15F9" w:rsidRDefault="00D44C64" w:rsidP="00E72B5D">
      <w:pPr>
        <w:spacing w:line="260" w:lineRule="exact"/>
        <w:outlineLvl w:val="0"/>
        <w:rPr>
          <w:rFonts w:asciiTheme="majorHAnsi" w:hAnsiTheme="majorHAnsi"/>
          <w:b/>
          <w:position w:val="-1"/>
          <w:sz w:val="22"/>
          <w:szCs w:val="22"/>
        </w:rPr>
      </w:pPr>
    </w:p>
    <w:sectPr w:rsidR="00D44C64" w:rsidRPr="00BF15F9" w:rsidSect="00183CCF">
      <w:headerReference w:type="default" r:id="rId9"/>
      <w:footerReference w:type="default" r:id="rId10"/>
      <w:pgSz w:w="12240" w:h="15840"/>
      <w:pgMar w:top="1440" w:right="1701" w:bottom="1440" w:left="1797"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D880163" w14:textId="77777777" w:rsidR="000E69A6" w:rsidRDefault="000E69A6">
      <w:r>
        <w:separator/>
      </w:r>
    </w:p>
  </w:endnote>
  <w:endnote w:type="continuationSeparator" w:id="0">
    <w:p w14:paraId="782FE734" w14:textId="77777777" w:rsidR="000E69A6" w:rsidRDefault="000E69A6">
      <w:r>
        <w:continuationSeparator/>
      </w:r>
    </w:p>
  </w:endnote>
  <w:endnote w:type="continuationNotice" w:id="1">
    <w:p w14:paraId="19834417" w14:textId="77777777" w:rsidR="000E69A6" w:rsidRDefault="000E69A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Times">
    <w:altName w:val="Times New Roman"/>
    <w:panose1 w:val="02020603050405020304"/>
    <w:charset w:val="00"/>
    <w:family w:val="auto"/>
    <w:pitch w:val="variable"/>
    <w:sig w:usb0="00000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Helvetica">
    <w:panose1 w:val="020B0604020202020204"/>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C102D0" w14:textId="17ACA5D1" w:rsidR="00295157" w:rsidRDefault="00295157">
    <w:pPr>
      <w:pStyle w:val="Footer"/>
      <w:tabs>
        <w:tab w:val="clear" w:pos="8640"/>
        <w:tab w:val="right" w:pos="8620"/>
      </w:tabs>
      <w:jc w:val="right"/>
    </w:pPr>
    <w:r>
      <w:rPr>
        <w:color w:val="BFBFBF"/>
        <w:u w:color="BFBFBF"/>
      </w:rPr>
      <w:fldChar w:fldCharType="begin"/>
    </w:r>
    <w:r>
      <w:rPr>
        <w:color w:val="BFBFBF"/>
        <w:u w:color="BFBFBF"/>
      </w:rPr>
      <w:instrText xml:space="preserve"> PAGE </w:instrText>
    </w:r>
    <w:r>
      <w:rPr>
        <w:color w:val="BFBFBF"/>
        <w:u w:color="BFBFBF"/>
      </w:rPr>
      <w:fldChar w:fldCharType="separate"/>
    </w:r>
    <w:r w:rsidR="007D2B82">
      <w:rPr>
        <w:noProof/>
        <w:color w:val="BFBFBF"/>
        <w:u w:color="BFBFBF"/>
      </w:rPr>
      <w:t>14</w:t>
    </w:r>
    <w:r>
      <w:rPr>
        <w:color w:val="BFBFBF"/>
        <w:u w:color="BFBFB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529956D" w14:textId="77777777" w:rsidR="000E69A6" w:rsidRDefault="000E69A6">
      <w:r>
        <w:separator/>
      </w:r>
    </w:p>
  </w:footnote>
  <w:footnote w:type="continuationSeparator" w:id="0">
    <w:p w14:paraId="73F15A86" w14:textId="77777777" w:rsidR="000E69A6" w:rsidRDefault="000E69A6">
      <w:r>
        <w:continuationSeparator/>
      </w:r>
    </w:p>
  </w:footnote>
  <w:footnote w:type="continuationNotice" w:id="1">
    <w:p w14:paraId="39C12471" w14:textId="77777777" w:rsidR="000E69A6" w:rsidRDefault="000E69A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5E0954" w14:textId="7DACEACA" w:rsidR="00295157" w:rsidRPr="0018770C" w:rsidRDefault="004E3D14">
    <w:pPr>
      <w:pStyle w:val="HeaderFooterA"/>
      <w:tabs>
        <w:tab w:val="clear" w:pos="9020"/>
        <w:tab w:val="right" w:pos="8620"/>
      </w:tabs>
      <w:jc w:val="center"/>
      <w:rPr>
        <w:rFonts w:hAnsi="Helvetica"/>
        <w:b/>
        <w:sz w:val="20"/>
        <w:lang w:val="en-CA"/>
      </w:rPr>
    </w:pPr>
    <w:r>
      <w:rPr>
        <w:rFonts w:hAnsi="Helvetica"/>
        <w:b/>
        <w:sz w:val="20"/>
        <w:lang w:val="en-CA"/>
      </w:rPr>
      <w:t>DIRTYSNATCHA RECORDS LICENSE AGREEMENT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86FFA"/>
    <w:multiLevelType w:val="multilevel"/>
    <w:tmpl w:val="1C0C3792"/>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1" w15:restartNumberingAfterBreak="0">
    <w:nsid w:val="023C6487"/>
    <w:multiLevelType w:val="hybridMultilevel"/>
    <w:tmpl w:val="B6B0FA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23E3D9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3271ACB"/>
    <w:multiLevelType w:val="multilevel"/>
    <w:tmpl w:val="0F383782"/>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4" w15:restartNumberingAfterBreak="0">
    <w:nsid w:val="097341A1"/>
    <w:multiLevelType w:val="multilevel"/>
    <w:tmpl w:val="D9729D06"/>
    <w:lvl w:ilvl="0">
      <w:start w:val="3"/>
      <w:numFmt w:val="decimal"/>
      <w:lvlText w:val="%1"/>
      <w:lvlJc w:val="left"/>
      <w:pPr>
        <w:ind w:left="360" w:hanging="360"/>
      </w:pPr>
      <w:rPr>
        <w:rFonts w:eastAsia="Times" w:cs="Times" w:hint="default"/>
      </w:rPr>
    </w:lvl>
    <w:lvl w:ilvl="1">
      <w:start w:val="2"/>
      <w:numFmt w:val="decimal"/>
      <w:lvlText w:val="%1.%2"/>
      <w:lvlJc w:val="left"/>
      <w:pPr>
        <w:ind w:left="1080" w:hanging="360"/>
      </w:pPr>
      <w:rPr>
        <w:rFonts w:eastAsia="Times" w:cs="Times" w:hint="default"/>
      </w:rPr>
    </w:lvl>
    <w:lvl w:ilvl="2">
      <w:start w:val="1"/>
      <w:numFmt w:val="decimal"/>
      <w:lvlText w:val="%1.%2.%3"/>
      <w:lvlJc w:val="left"/>
      <w:pPr>
        <w:ind w:left="2160" w:hanging="720"/>
      </w:pPr>
      <w:rPr>
        <w:rFonts w:eastAsia="Times" w:cs="Times" w:hint="default"/>
      </w:rPr>
    </w:lvl>
    <w:lvl w:ilvl="3">
      <w:start w:val="1"/>
      <w:numFmt w:val="decimal"/>
      <w:lvlText w:val="%1.%2.%3.%4"/>
      <w:lvlJc w:val="left"/>
      <w:pPr>
        <w:ind w:left="2880" w:hanging="720"/>
      </w:pPr>
      <w:rPr>
        <w:rFonts w:eastAsia="Times" w:cs="Times" w:hint="default"/>
      </w:rPr>
    </w:lvl>
    <w:lvl w:ilvl="4">
      <w:start w:val="1"/>
      <w:numFmt w:val="decimal"/>
      <w:lvlText w:val="%1.%2.%3.%4.%5"/>
      <w:lvlJc w:val="left"/>
      <w:pPr>
        <w:ind w:left="3960" w:hanging="1080"/>
      </w:pPr>
      <w:rPr>
        <w:rFonts w:eastAsia="Times" w:cs="Times" w:hint="default"/>
      </w:rPr>
    </w:lvl>
    <w:lvl w:ilvl="5">
      <w:start w:val="1"/>
      <w:numFmt w:val="decimal"/>
      <w:lvlText w:val="%1.%2.%3.%4.%5.%6"/>
      <w:lvlJc w:val="left"/>
      <w:pPr>
        <w:ind w:left="4680" w:hanging="1080"/>
      </w:pPr>
      <w:rPr>
        <w:rFonts w:eastAsia="Times" w:cs="Times" w:hint="default"/>
      </w:rPr>
    </w:lvl>
    <w:lvl w:ilvl="6">
      <w:start w:val="1"/>
      <w:numFmt w:val="decimal"/>
      <w:lvlText w:val="%1.%2.%3.%4.%5.%6.%7"/>
      <w:lvlJc w:val="left"/>
      <w:pPr>
        <w:ind w:left="5760" w:hanging="1440"/>
      </w:pPr>
      <w:rPr>
        <w:rFonts w:eastAsia="Times" w:cs="Times" w:hint="default"/>
      </w:rPr>
    </w:lvl>
    <w:lvl w:ilvl="7">
      <w:start w:val="1"/>
      <w:numFmt w:val="decimal"/>
      <w:lvlText w:val="%1.%2.%3.%4.%5.%6.%7.%8"/>
      <w:lvlJc w:val="left"/>
      <w:pPr>
        <w:ind w:left="6480" w:hanging="1440"/>
      </w:pPr>
      <w:rPr>
        <w:rFonts w:eastAsia="Times" w:cs="Times" w:hint="default"/>
      </w:rPr>
    </w:lvl>
    <w:lvl w:ilvl="8">
      <w:start w:val="1"/>
      <w:numFmt w:val="decimal"/>
      <w:lvlText w:val="%1.%2.%3.%4.%5.%6.%7.%8.%9"/>
      <w:lvlJc w:val="left"/>
      <w:pPr>
        <w:ind w:left="7560" w:hanging="1800"/>
      </w:pPr>
      <w:rPr>
        <w:rFonts w:eastAsia="Times" w:cs="Times" w:hint="default"/>
      </w:rPr>
    </w:lvl>
  </w:abstractNum>
  <w:abstractNum w:abstractNumId="5" w15:restartNumberingAfterBreak="0">
    <w:nsid w:val="0C222A66"/>
    <w:multiLevelType w:val="multilevel"/>
    <w:tmpl w:val="AC443712"/>
    <w:styleLink w:val="List31"/>
    <w:lvl w:ilvl="0">
      <w:start w:val="1"/>
      <w:numFmt w:val="lowerLetter"/>
      <w:lvlText w:val="%1."/>
      <w:lvlJc w:val="left"/>
      <w:pPr>
        <w:tabs>
          <w:tab w:val="num" w:pos="552"/>
        </w:tabs>
        <w:ind w:left="552" w:hanging="537"/>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6" w15:restartNumberingAfterBreak="0">
    <w:nsid w:val="0DB6326A"/>
    <w:multiLevelType w:val="multilevel"/>
    <w:tmpl w:val="6DD63A82"/>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7" w15:restartNumberingAfterBreak="0">
    <w:nsid w:val="176D67A7"/>
    <w:multiLevelType w:val="multilevel"/>
    <w:tmpl w:val="18B2D104"/>
    <w:lvl w:ilvl="0">
      <w:start w:val="3"/>
      <w:numFmt w:val="decimal"/>
      <w:lvlText w:val="%1"/>
      <w:lvlJc w:val="left"/>
      <w:pPr>
        <w:ind w:left="360" w:hanging="360"/>
      </w:pPr>
      <w:rPr>
        <w:rFonts w:eastAsia="Times" w:cs="Times" w:hint="default"/>
      </w:rPr>
    </w:lvl>
    <w:lvl w:ilvl="1">
      <w:start w:val="4"/>
      <w:numFmt w:val="decimal"/>
      <w:lvlText w:val="%1.%2"/>
      <w:lvlJc w:val="left"/>
      <w:pPr>
        <w:ind w:left="720" w:hanging="360"/>
      </w:pPr>
      <w:rPr>
        <w:rFonts w:eastAsia="Times" w:cs="Times" w:hint="default"/>
      </w:rPr>
    </w:lvl>
    <w:lvl w:ilvl="2">
      <w:start w:val="1"/>
      <w:numFmt w:val="decimal"/>
      <w:lvlText w:val="%1.%2.%3"/>
      <w:lvlJc w:val="left"/>
      <w:pPr>
        <w:ind w:left="1440" w:hanging="720"/>
      </w:pPr>
      <w:rPr>
        <w:rFonts w:eastAsia="Times" w:cs="Times" w:hint="default"/>
      </w:rPr>
    </w:lvl>
    <w:lvl w:ilvl="3">
      <w:start w:val="1"/>
      <w:numFmt w:val="decimal"/>
      <w:lvlText w:val="%1.%2.%3.%4"/>
      <w:lvlJc w:val="left"/>
      <w:pPr>
        <w:ind w:left="1800" w:hanging="720"/>
      </w:pPr>
      <w:rPr>
        <w:rFonts w:eastAsia="Times" w:cs="Times" w:hint="default"/>
      </w:rPr>
    </w:lvl>
    <w:lvl w:ilvl="4">
      <w:start w:val="1"/>
      <w:numFmt w:val="decimal"/>
      <w:lvlText w:val="%1.%2.%3.%4.%5"/>
      <w:lvlJc w:val="left"/>
      <w:pPr>
        <w:ind w:left="2520" w:hanging="1080"/>
      </w:pPr>
      <w:rPr>
        <w:rFonts w:eastAsia="Times" w:cs="Times" w:hint="default"/>
      </w:rPr>
    </w:lvl>
    <w:lvl w:ilvl="5">
      <w:start w:val="1"/>
      <w:numFmt w:val="decimal"/>
      <w:lvlText w:val="%1.%2.%3.%4.%5.%6"/>
      <w:lvlJc w:val="left"/>
      <w:pPr>
        <w:ind w:left="2880" w:hanging="1080"/>
      </w:pPr>
      <w:rPr>
        <w:rFonts w:eastAsia="Times" w:cs="Times" w:hint="default"/>
      </w:rPr>
    </w:lvl>
    <w:lvl w:ilvl="6">
      <w:start w:val="1"/>
      <w:numFmt w:val="decimal"/>
      <w:lvlText w:val="%1.%2.%3.%4.%5.%6.%7"/>
      <w:lvlJc w:val="left"/>
      <w:pPr>
        <w:ind w:left="3600" w:hanging="1440"/>
      </w:pPr>
      <w:rPr>
        <w:rFonts w:eastAsia="Times" w:cs="Times" w:hint="default"/>
      </w:rPr>
    </w:lvl>
    <w:lvl w:ilvl="7">
      <w:start w:val="1"/>
      <w:numFmt w:val="decimal"/>
      <w:lvlText w:val="%1.%2.%3.%4.%5.%6.%7.%8"/>
      <w:lvlJc w:val="left"/>
      <w:pPr>
        <w:ind w:left="3960" w:hanging="1440"/>
      </w:pPr>
      <w:rPr>
        <w:rFonts w:eastAsia="Times" w:cs="Times" w:hint="default"/>
      </w:rPr>
    </w:lvl>
    <w:lvl w:ilvl="8">
      <w:start w:val="1"/>
      <w:numFmt w:val="decimal"/>
      <w:lvlText w:val="%1.%2.%3.%4.%5.%6.%7.%8.%9"/>
      <w:lvlJc w:val="left"/>
      <w:pPr>
        <w:ind w:left="4680" w:hanging="1800"/>
      </w:pPr>
      <w:rPr>
        <w:rFonts w:eastAsia="Times" w:cs="Times" w:hint="default"/>
      </w:rPr>
    </w:lvl>
  </w:abstractNum>
  <w:abstractNum w:abstractNumId="8" w15:restartNumberingAfterBreak="0">
    <w:nsid w:val="1E71119F"/>
    <w:multiLevelType w:val="hybridMultilevel"/>
    <w:tmpl w:val="F10AA4F0"/>
    <w:lvl w:ilvl="0" w:tplc="E5AA2D3E">
      <w:start w:val="1"/>
      <w:numFmt w:val="decimal"/>
      <w:lvlText w:val="%1."/>
      <w:lvlJc w:val="left"/>
      <w:pPr>
        <w:ind w:left="720" w:hanging="360"/>
      </w:pPr>
      <w:rPr>
        <w:rFonts w:eastAsia="Times" w:cs="Times" w:hint="default"/>
        <w:b/>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44220E6"/>
    <w:multiLevelType w:val="multilevel"/>
    <w:tmpl w:val="7E4E05BA"/>
    <w:lvl w:ilvl="0">
      <w:start w:val="3"/>
      <w:numFmt w:val="decimal"/>
      <w:lvlText w:val="%1."/>
      <w:lvlJc w:val="left"/>
      <w:pPr>
        <w:ind w:left="360" w:hanging="360"/>
      </w:pPr>
      <w:rPr>
        <w:rFonts w:eastAsia="Times" w:cs="Times" w:hint="default"/>
      </w:rPr>
    </w:lvl>
    <w:lvl w:ilvl="1">
      <w:start w:val="3"/>
      <w:numFmt w:val="decimal"/>
      <w:lvlText w:val="%1.%2."/>
      <w:lvlJc w:val="left"/>
      <w:pPr>
        <w:ind w:left="720" w:hanging="720"/>
      </w:pPr>
      <w:rPr>
        <w:rFonts w:eastAsia="Times" w:cs="Times" w:hint="default"/>
      </w:rPr>
    </w:lvl>
    <w:lvl w:ilvl="2">
      <w:start w:val="1"/>
      <w:numFmt w:val="decimal"/>
      <w:lvlText w:val="%1.%2.%3."/>
      <w:lvlJc w:val="left"/>
      <w:pPr>
        <w:ind w:left="720" w:hanging="720"/>
      </w:pPr>
      <w:rPr>
        <w:rFonts w:eastAsia="Times" w:cs="Times" w:hint="default"/>
      </w:rPr>
    </w:lvl>
    <w:lvl w:ilvl="3">
      <w:start w:val="1"/>
      <w:numFmt w:val="decimal"/>
      <w:lvlText w:val="%1.%2.%3.%4."/>
      <w:lvlJc w:val="left"/>
      <w:pPr>
        <w:ind w:left="1080" w:hanging="1080"/>
      </w:pPr>
      <w:rPr>
        <w:rFonts w:eastAsia="Times" w:cs="Times" w:hint="default"/>
      </w:rPr>
    </w:lvl>
    <w:lvl w:ilvl="4">
      <w:start w:val="1"/>
      <w:numFmt w:val="decimal"/>
      <w:lvlText w:val="%1.%2.%3.%4.%5."/>
      <w:lvlJc w:val="left"/>
      <w:pPr>
        <w:ind w:left="1080" w:hanging="1080"/>
      </w:pPr>
      <w:rPr>
        <w:rFonts w:eastAsia="Times" w:cs="Times" w:hint="default"/>
      </w:rPr>
    </w:lvl>
    <w:lvl w:ilvl="5">
      <w:start w:val="1"/>
      <w:numFmt w:val="decimal"/>
      <w:lvlText w:val="%1.%2.%3.%4.%5.%6."/>
      <w:lvlJc w:val="left"/>
      <w:pPr>
        <w:ind w:left="1440" w:hanging="1440"/>
      </w:pPr>
      <w:rPr>
        <w:rFonts w:eastAsia="Times" w:cs="Times" w:hint="default"/>
      </w:rPr>
    </w:lvl>
    <w:lvl w:ilvl="6">
      <w:start w:val="1"/>
      <w:numFmt w:val="decimal"/>
      <w:lvlText w:val="%1.%2.%3.%4.%5.%6.%7."/>
      <w:lvlJc w:val="left"/>
      <w:pPr>
        <w:ind w:left="1440" w:hanging="1440"/>
      </w:pPr>
      <w:rPr>
        <w:rFonts w:eastAsia="Times" w:cs="Times" w:hint="default"/>
      </w:rPr>
    </w:lvl>
    <w:lvl w:ilvl="7">
      <w:start w:val="1"/>
      <w:numFmt w:val="decimal"/>
      <w:lvlText w:val="%1.%2.%3.%4.%5.%6.%7.%8."/>
      <w:lvlJc w:val="left"/>
      <w:pPr>
        <w:ind w:left="1800" w:hanging="1800"/>
      </w:pPr>
      <w:rPr>
        <w:rFonts w:eastAsia="Times" w:cs="Times" w:hint="default"/>
      </w:rPr>
    </w:lvl>
    <w:lvl w:ilvl="8">
      <w:start w:val="1"/>
      <w:numFmt w:val="decimal"/>
      <w:lvlText w:val="%1.%2.%3.%4.%5.%6.%7.%8.%9."/>
      <w:lvlJc w:val="left"/>
      <w:pPr>
        <w:ind w:left="1800" w:hanging="1800"/>
      </w:pPr>
      <w:rPr>
        <w:rFonts w:eastAsia="Times" w:cs="Times" w:hint="default"/>
      </w:rPr>
    </w:lvl>
  </w:abstractNum>
  <w:abstractNum w:abstractNumId="10" w15:restartNumberingAfterBreak="0">
    <w:nsid w:val="25E1501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C602AEA"/>
    <w:multiLevelType w:val="multilevel"/>
    <w:tmpl w:val="BC3AA438"/>
    <w:lvl w:ilvl="0">
      <w:start w:val="1"/>
      <w:numFmt w:val="decimal"/>
      <w:lvlText w:val="%1"/>
      <w:lvlJc w:val="left"/>
      <w:pPr>
        <w:ind w:left="360" w:hanging="360"/>
      </w:pPr>
      <w:rPr>
        <w:rFonts w:eastAsia="Times" w:cs="Times" w:hint="default"/>
      </w:rPr>
    </w:lvl>
    <w:lvl w:ilvl="1">
      <w:start w:val="1"/>
      <w:numFmt w:val="decimal"/>
      <w:pStyle w:val="Style4"/>
      <w:lvlText w:val="%1.%2"/>
      <w:lvlJc w:val="left"/>
      <w:pPr>
        <w:ind w:left="360" w:hanging="360"/>
      </w:pPr>
      <w:rPr>
        <w:rFonts w:eastAsia="Times" w:cs="Times" w:hint="default"/>
        <w:b w:val="0"/>
        <w:color w:val="auto"/>
      </w:rPr>
    </w:lvl>
    <w:lvl w:ilvl="2">
      <w:start w:val="1"/>
      <w:numFmt w:val="decimal"/>
      <w:lvlText w:val="%1.%2.%3"/>
      <w:lvlJc w:val="left"/>
      <w:pPr>
        <w:ind w:left="720" w:hanging="720"/>
      </w:pPr>
      <w:rPr>
        <w:rFonts w:eastAsia="Times" w:cs="Times" w:hint="default"/>
      </w:rPr>
    </w:lvl>
    <w:lvl w:ilvl="3">
      <w:start w:val="1"/>
      <w:numFmt w:val="decimal"/>
      <w:lvlText w:val="%1.%2.%3.%4"/>
      <w:lvlJc w:val="left"/>
      <w:pPr>
        <w:ind w:left="720" w:hanging="720"/>
      </w:pPr>
      <w:rPr>
        <w:rFonts w:eastAsia="Times" w:cs="Times" w:hint="default"/>
      </w:rPr>
    </w:lvl>
    <w:lvl w:ilvl="4">
      <w:start w:val="1"/>
      <w:numFmt w:val="decimal"/>
      <w:lvlText w:val="%1.%2.%3.%4.%5"/>
      <w:lvlJc w:val="left"/>
      <w:pPr>
        <w:ind w:left="1080" w:hanging="1080"/>
      </w:pPr>
      <w:rPr>
        <w:rFonts w:eastAsia="Times" w:cs="Times" w:hint="default"/>
      </w:rPr>
    </w:lvl>
    <w:lvl w:ilvl="5">
      <w:start w:val="1"/>
      <w:numFmt w:val="decimal"/>
      <w:lvlText w:val="%1.%2.%3.%4.%5.%6"/>
      <w:lvlJc w:val="left"/>
      <w:pPr>
        <w:ind w:left="1080" w:hanging="1080"/>
      </w:pPr>
      <w:rPr>
        <w:rFonts w:eastAsia="Times" w:cs="Times" w:hint="default"/>
      </w:rPr>
    </w:lvl>
    <w:lvl w:ilvl="6">
      <w:start w:val="1"/>
      <w:numFmt w:val="decimal"/>
      <w:lvlText w:val="%1.%2.%3.%4.%5.%6.%7"/>
      <w:lvlJc w:val="left"/>
      <w:pPr>
        <w:ind w:left="1440" w:hanging="1440"/>
      </w:pPr>
      <w:rPr>
        <w:rFonts w:eastAsia="Times" w:cs="Times" w:hint="default"/>
      </w:rPr>
    </w:lvl>
    <w:lvl w:ilvl="7">
      <w:start w:val="1"/>
      <w:numFmt w:val="decimal"/>
      <w:lvlText w:val="%1.%2.%3.%4.%5.%6.%7.%8"/>
      <w:lvlJc w:val="left"/>
      <w:pPr>
        <w:ind w:left="1440" w:hanging="1440"/>
      </w:pPr>
      <w:rPr>
        <w:rFonts w:eastAsia="Times" w:cs="Times" w:hint="default"/>
      </w:rPr>
    </w:lvl>
    <w:lvl w:ilvl="8">
      <w:start w:val="1"/>
      <w:numFmt w:val="decimal"/>
      <w:lvlText w:val="%1.%2.%3.%4.%5.%6.%7.%8.%9"/>
      <w:lvlJc w:val="left"/>
      <w:pPr>
        <w:ind w:left="1800" w:hanging="1800"/>
      </w:pPr>
      <w:rPr>
        <w:rFonts w:eastAsia="Times" w:cs="Times" w:hint="default"/>
      </w:rPr>
    </w:lvl>
  </w:abstractNum>
  <w:abstractNum w:abstractNumId="12" w15:restartNumberingAfterBreak="0">
    <w:nsid w:val="2CCC4620"/>
    <w:multiLevelType w:val="multilevel"/>
    <w:tmpl w:val="AF8C1E52"/>
    <w:lvl w:ilvl="0">
      <w:start w:val="3"/>
      <w:numFmt w:val="decimal"/>
      <w:lvlText w:val="%1"/>
      <w:lvlJc w:val="left"/>
      <w:pPr>
        <w:ind w:left="360" w:hanging="360"/>
      </w:pPr>
      <w:rPr>
        <w:rFonts w:eastAsia="Times" w:cs="Times" w:hint="default"/>
      </w:rPr>
    </w:lvl>
    <w:lvl w:ilvl="1">
      <w:start w:val="2"/>
      <w:numFmt w:val="decimal"/>
      <w:pStyle w:val="Style2"/>
      <w:lvlText w:val="%1.%2"/>
      <w:lvlJc w:val="left"/>
      <w:pPr>
        <w:ind w:left="72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440" w:hanging="720"/>
      </w:pPr>
      <w:rPr>
        <w:rFonts w:eastAsia="Times" w:cs="Times" w:hint="default"/>
      </w:rPr>
    </w:lvl>
    <w:lvl w:ilvl="3">
      <w:start w:val="1"/>
      <w:numFmt w:val="decimal"/>
      <w:lvlText w:val="%1.%2.%3.%4"/>
      <w:lvlJc w:val="left"/>
      <w:pPr>
        <w:ind w:left="1800" w:hanging="720"/>
      </w:pPr>
      <w:rPr>
        <w:rFonts w:eastAsia="Times" w:cs="Times" w:hint="default"/>
      </w:rPr>
    </w:lvl>
    <w:lvl w:ilvl="4">
      <w:start w:val="1"/>
      <w:numFmt w:val="decimal"/>
      <w:lvlText w:val="%1.%2.%3.%4.%5"/>
      <w:lvlJc w:val="left"/>
      <w:pPr>
        <w:ind w:left="2520" w:hanging="1080"/>
      </w:pPr>
      <w:rPr>
        <w:rFonts w:eastAsia="Times" w:cs="Times" w:hint="default"/>
      </w:rPr>
    </w:lvl>
    <w:lvl w:ilvl="5">
      <w:start w:val="1"/>
      <w:numFmt w:val="decimal"/>
      <w:lvlText w:val="%1.%2.%3.%4.%5.%6"/>
      <w:lvlJc w:val="left"/>
      <w:pPr>
        <w:ind w:left="2880" w:hanging="1080"/>
      </w:pPr>
      <w:rPr>
        <w:rFonts w:eastAsia="Times" w:cs="Times" w:hint="default"/>
      </w:rPr>
    </w:lvl>
    <w:lvl w:ilvl="6">
      <w:start w:val="1"/>
      <w:numFmt w:val="decimal"/>
      <w:lvlText w:val="%1.%2.%3.%4.%5.%6.%7"/>
      <w:lvlJc w:val="left"/>
      <w:pPr>
        <w:ind w:left="3600" w:hanging="1440"/>
      </w:pPr>
      <w:rPr>
        <w:rFonts w:eastAsia="Times" w:cs="Times" w:hint="default"/>
      </w:rPr>
    </w:lvl>
    <w:lvl w:ilvl="7">
      <w:start w:val="1"/>
      <w:numFmt w:val="decimal"/>
      <w:lvlText w:val="%1.%2.%3.%4.%5.%6.%7.%8"/>
      <w:lvlJc w:val="left"/>
      <w:pPr>
        <w:ind w:left="3960" w:hanging="1440"/>
      </w:pPr>
      <w:rPr>
        <w:rFonts w:eastAsia="Times" w:cs="Times" w:hint="default"/>
      </w:rPr>
    </w:lvl>
    <w:lvl w:ilvl="8">
      <w:start w:val="1"/>
      <w:numFmt w:val="decimal"/>
      <w:lvlText w:val="%1.%2.%3.%4.%5.%6.%7.%8.%9"/>
      <w:lvlJc w:val="left"/>
      <w:pPr>
        <w:ind w:left="4680" w:hanging="1800"/>
      </w:pPr>
      <w:rPr>
        <w:rFonts w:eastAsia="Times" w:cs="Times" w:hint="default"/>
      </w:rPr>
    </w:lvl>
  </w:abstractNum>
  <w:abstractNum w:abstractNumId="13" w15:restartNumberingAfterBreak="0">
    <w:nsid w:val="32FB7422"/>
    <w:multiLevelType w:val="multilevel"/>
    <w:tmpl w:val="20409790"/>
    <w:styleLink w:val="List1"/>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4" w15:restartNumberingAfterBreak="0">
    <w:nsid w:val="3C885B0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E3535CD"/>
    <w:multiLevelType w:val="multilevel"/>
    <w:tmpl w:val="2040979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6" w15:restartNumberingAfterBreak="0">
    <w:nsid w:val="45453D0D"/>
    <w:multiLevelType w:val="multilevel"/>
    <w:tmpl w:val="B47A44AA"/>
    <w:styleLink w:val="List21"/>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7" w15:restartNumberingAfterBreak="0">
    <w:nsid w:val="58DD6F51"/>
    <w:multiLevelType w:val="multilevel"/>
    <w:tmpl w:val="6628A824"/>
    <w:styleLink w:val="List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18" w15:restartNumberingAfterBreak="0">
    <w:nsid w:val="5BD36898"/>
    <w:multiLevelType w:val="hybridMultilevel"/>
    <w:tmpl w:val="D8B2D69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5F2970D8"/>
    <w:multiLevelType w:val="multilevel"/>
    <w:tmpl w:val="D10C5F54"/>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20" w15:restartNumberingAfterBreak="0">
    <w:nsid w:val="60196CC8"/>
    <w:multiLevelType w:val="multilevel"/>
    <w:tmpl w:val="C32634F4"/>
    <w:lvl w:ilvl="0">
      <w:start w:val="1"/>
      <w:numFmt w:val="decimal"/>
      <w:pStyle w:val="Style1"/>
      <w:lvlText w:val="%1."/>
      <w:lvlJc w:val="left"/>
      <w:pPr>
        <w:ind w:left="360" w:hanging="360"/>
      </w:pPr>
      <w:rPr>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60641775"/>
    <w:multiLevelType w:val="hybridMultilevel"/>
    <w:tmpl w:val="31A287D2"/>
    <w:lvl w:ilvl="0" w:tplc="F4249632">
      <w:start w:val="1"/>
      <w:numFmt w:val="decimal"/>
      <w:pStyle w:val="Style3"/>
      <w:lvlText w:val="%1.1"/>
      <w:lvlJc w:val="left"/>
      <w:pPr>
        <w:ind w:left="72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609503D6"/>
    <w:multiLevelType w:val="multilevel"/>
    <w:tmpl w:val="B24A55C0"/>
    <w:lvl w:ilvl="0">
      <w:start w:val="1"/>
      <w:numFmt w:val="lowerLetter"/>
      <w:lvlText w:val="%1."/>
      <w:lvlJc w:val="left"/>
      <w:pPr>
        <w:tabs>
          <w:tab w:val="num" w:pos="552"/>
        </w:tabs>
        <w:ind w:left="552" w:hanging="537"/>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23" w15:restartNumberingAfterBreak="0">
    <w:nsid w:val="61287447"/>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5C87F40"/>
    <w:multiLevelType w:val="multilevel"/>
    <w:tmpl w:val="402A04FC"/>
    <w:lvl w:ilvl="0">
      <w:start w:val="1"/>
      <w:numFmt w:val="lowerLetter"/>
      <w:lvlText w:val="%1."/>
      <w:lvlJc w:val="left"/>
      <w:rPr>
        <w:color w:val="828792"/>
        <w:position w:val="0"/>
      </w:rPr>
    </w:lvl>
    <w:lvl w:ilvl="1">
      <w:start w:val="1"/>
      <w:numFmt w:val="lowerLetter"/>
      <w:lvlText w:val="%2."/>
      <w:lvlJc w:val="left"/>
      <w:rPr>
        <w:color w:val="828792"/>
        <w:position w:val="0"/>
      </w:rPr>
    </w:lvl>
    <w:lvl w:ilvl="2">
      <w:start w:val="1"/>
      <w:numFmt w:val="lowerLetter"/>
      <w:lvlText w:val="%3."/>
      <w:lvlJc w:val="left"/>
      <w:rPr>
        <w:color w:val="828792"/>
        <w:position w:val="0"/>
      </w:rPr>
    </w:lvl>
    <w:lvl w:ilvl="3">
      <w:start w:val="1"/>
      <w:numFmt w:val="lowerLetter"/>
      <w:lvlText w:val="%4."/>
      <w:lvlJc w:val="left"/>
      <w:rPr>
        <w:color w:val="828792"/>
        <w:position w:val="0"/>
      </w:rPr>
    </w:lvl>
    <w:lvl w:ilvl="4">
      <w:start w:val="1"/>
      <w:numFmt w:val="lowerLetter"/>
      <w:lvlText w:val="%5."/>
      <w:lvlJc w:val="left"/>
      <w:rPr>
        <w:color w:val="828792"/>
        <w:position w:val="0"/>
      </w:rPr>
    </w:lvl>
    <w:lvl w:ilvl="5">
      <w:start w:val="1"/>
      <w:numFmt w:val="lowerLetter"/>
      <w:lvlText w:val="%6."/>
      <w:lvlJc w:val="left"/>
      <w:rPr>
        <w:color w:val="828792"/>
        <w:position w:val="0"/>
      </w:rPr>
    </w:lvl>
    <w:lvl w:ilvl="6">
      <w:start w:val="1"/>
      <w:numFmt w:val="lowerLetter"/>
      <w:lvlText w:val="%7."/>
      <w:lvlJc w:val="left"/>
      <w:rPr>
        <w:color w:val="828792"/>
        <w:position w:val="0"/>
      </w:rPr>
    </w:lvl>
    <w:lvl w:ilvl="7">
      <w:start w:val="1"/>
      <w:numFmt w:val="lowerLetter"/>
      <w:lvlText w:val="%8."/>
      <w:lvlJc w:val="left"/>
      <w:rPr>
        <w:color w:val="828792"/>
        <w:position w:val="0"/>
      </w:rPr>
    </w:lvl>
    <w:lvl w:ilvl="8">
      <w:start w:val="1"/>
      <w:numFmt w:val="lowerLetter"/>
      <w:lvlText w:val="%9."/>
      <w:lvlJc w:val="left"/>
      <w:rPr>
        <w:color w:val="828792"/>
        <w:position w:val="0"/>
      </w:rPr>
    </w:lvl>
  </w:abstractNum>
  <w:abstractNum w:abstractNumId="25" w15:restartNumberingAfterBreak="0">
    <w:nsid w:val="6C455F46"/>
    <w:multiLevelType w:val="hybridMultilevel"/>
    <w:tmpl w:val="24FA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7E1497"/>
    <w:multiLevelType w:val="multilevel"/>
    <w:tmpl w:val="1520D310"/>
    <w:lvl w:ilvl="0">
      <w:start w:val="1"/>
      <w:numFmt w:val="decimal"/>
      <w:lvlText w:val="%1"/>
      <w:lvlJc w:val="left"/>
      <w:pPr>
        <w:ind w:left="360" w:hanging="360"/>
      </w:pPr>
      <w:rPr>
        <w:rFonts w:eastAsia="Times" w:cs="Times" w:hint="default"/>
      </w:rPr>
    </w:lvl>
    <w:lvl w:ilvl="1">
      <w:start w:val="1"/>
      <w:numFmt w:val="decimal"/>
      <w:lvlText w:val="%1.%2"/>
      <w:lvlJc w:val="left"/>
      <w:pPr>
        <w:ind w:left="360" w:hanging="360"/>
      </w:pPr>
      <w:rPr>
        <w:rFonts w:eastAsia="Times" w:cs="Times" w:hint="default"/>
      </w:rPr>
    </w:lvl>
    <w:lvl w:ilvl="2">
      <w:start w:val="1"/>
      <w:numFmt w:val="decimal"/>
      <w:lvlText w:val="%1.%2.%3"/>
      <w:lvlJc w:val="left"/>
      <w:pPr>
        <w:ind w:left="720" w:hanging="720"/>
      </w:pPr>
      <w:rPr>
        <w:rFonts w:eastAsia="Times" w:cs="Times" w:hint="default"/>
      </w:rPr>
    </w:lvl>
    <w:lvl w:ilvl="3">
      <w:start w:val="1"/>
      <w:numFmt w:val="decimal"/>
      <w:lvlText w:val="%1.%2.%3.%4"/>
      <w:lvlJc w:val="left"/>
      <w:pPr>
        <w:ind w:left="720" w:hanging="720"/>
      </w:pPr>
      <w:rPr>
        <w:rFonts w:eastAsia="Times" w:cs="Times" w:hint="default"/>
      </w:rPr>
    </w:lvl>
    <w:lvl w:ilvl="4">
      <w:start w:val="1"/>
      <w:numFmt w:val="decimal"/>
      <w:lvlText w:val="%1.%2.%3.%4.%5"/>
      <w:lvlJc w:val="left"/>
      <w:pPr>
        <w:ind w:left="1080" w:hanging="1080"/>
      </w:pPr>
      <w:rPr>
        <w:rFonts w:eastAsia="Times" w:cs="Times" w:hint="default"/>
      </w:rPr>
    </w:lvl>
    <w:lvl w:ilvl="5">
      <w:start w:val="1"/>
      <w:numFmt w:val="decimal"/>
      <w:lvlText w:val="%1.%2.%3.%4.%5.%6"/>
      <w:lvlJc w:val="left"/>
      <w:pPr>
        <w:ind w:left="1080" w:hanging="1080"/>
      </w:pPr>
      <w:rPr>
        <w:rFonts w:eastAsia="Times" w:cs="Times" w:hint="default"/>
      </w:rPr>
    </w:lvl>
    <w:lvl w:ilvl="6">
      <w:start w:val="1"/>
      <w:numFmt w:val="decimal"/>
      <w:lvlText w:val="%1.%2.%3.%4.%5.%6.%7"/>
      <w:lvlJc w:val="left"/>
      <w:pPr>
        <w:ind w:left="1440" w:hanging="1440"/>
      </w:pPr>
      <w:rPr>
        <w:rFonts w:eastAsia="Times" w:cs="Times" w:hint="default"/>
      </w:rPr>
    </w:lvl>
    <w:lvl w:ilvl="7">
      <w:start w:val="1"/>
      <w:numFmt w:val="decimal"/>
      <w:lvlText w:val="%1.%2.%3.%4.%5.%6.%7.%8"/>
      <w:lvlJc w:val="left"/>
      <w:pPr>
        <w:ind w:left="1440" w:hanging="1440"/>
      </w:pPr>
      <w:rPr>
        <w:rFonts w:eastAsia="Times" w:cs="Times" w:hint="default"/>
      </w:rPr>
    </w:lvl>
    <w:lvl w:ilvl="8">
      <w:start w:val="1"/>
      <w:numFmt w:val="decimal"/>
      <w:lvlText w:val="%1.%2.%3.%4.%5.%6.%7.%8.%9"/>
      <w:lvlJc w:val="left"/>
      <w:pPr>
        <w:ind w:left="1800" w:hanging="1800"/>
      </w:pPr>
      <w:rPr>
        <w:rFonts w:eastAsia="Times" w:cs="Times" w:hint="default"/>
      </w:rPr>
    </w:lvl>
  </w:abstractNum>
  <w:abstractNum w:abstractNumId="27" w15:restartNumberingAfterBreak="0">
    <w:nsid w:val="7A8D3AE0"/>
    <w:multiLevelType w:val="multilevel"/>
    <w:tmpl w:val="B21C5F06"/>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abstractNum w:abstractNumId="28" w15:restartNumberingAfterBreak="0">
    <w:nsid w:val="7D504024"/>
    <w:multiLevelType w:val="multilevel"/>
    <w:tmpl w:val="F11EAC9E"/>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 w:ilvl="1">
      <w:start w:val="1"/>
      <w:numFmt w:val="lowerLetter"/>
      <w:lvlText w:val="%2."/>
      <w:lvlJc w:val="left"/>
      <w:pPr>
        <w:tabs>
          <w:tab w:val="num" w:pos="1292"/>
        </w:tabs>
        <w:ind w:left="1292" w:hanging="212"/>
      </w:pPr>
      <w:rPr>
        <w:rFonts w:ascii="Helvetica Neue" w:eastAsia="Helvetica Neue" w:hAnsi="Helvetica Neue" w:cs="Helvetica Neue"/>
        <w:color w:val="828792"/>
        <w:position w:val="0"/>
        <w:sz w:val="21"/>
        <w:szCs w:val="21"/>
        <w:u w:color="828792"/>
        <w:lang w:val="en-US"/>
      </w:rPr>
    </w:lvl>
    <w:lvl w:ilvl="2">
      <w:start w:val="1"/>
      <w:numFmt w:val="lowerLetter"/>
      <w:lvlText w:val="%3."/>
      <w:lvlJc w:val="left"/>
      <w:pPr>
        <w:tabs>
          <w:tab w:val="num" w:pos="2012"/>
        </w:tabs>
        <w:ind w:left="2012" w:hanging="212"/>
      </w:pPr>
      <w:rPr>
        <w:rFonts w:ascii="Helvetica Neue" w:eastAsia="Helvetica Neue" w:hAnsi="Helvetica Neue" w:cs="Helvetica Neue"/>
        <w:color w:val="828792"/>
        <w:position w:val="0"/>
        <w:sz w:val="21"/>
        <w:szCs w:val="21"/>
        <w:u w:color="828792"/>
        <w:lang w:val="en-US"/>
      </w:rPr>
    </w:lvl>
    <w:lvl w:ilvl="3">
      <w:start w:val="1"/>
      <w:numFmt w:val="lowerLetter"/>
      <w:lvlText w:val="%4."/>
      <w:lvlJc w:val="left"/>
      <w:pPr>
        <w:tabs>
          <w:tab w:val="num" w:pos="2732"/>
        </w:tabs>
        <w:ind w:left="2732" w:hanging="211"/>
      </w:pPr>
      <w:rPr>
        <w:rFonts w:ascii="Helvetica Neue" w:eastAsia="Helvetica Neue" w:hAnsi="Helvetica Neue" w:cs="Helvetica Neue"/>
        <w:color w:val="828792"/>
        <w:position w:val="0"/>
        <w:sz w:val="21"/>
        <w:szCs w:val="21"/>
        <w:u w:color="828792"/>
        <w:lang w:val="en-US"/>
      </w:rPr>
    </w:lvl>
    <w:lvl w:ilvl="4">
      <w:start w:val="1"/>
      <w:numFmt w:val="lowerLetter"/>
      <w:lvlText w:val="%5."/>
      <w:lvlJc w:val="left"/>
      <w:pPr>
        <w:tabs>
          <w:tab w:val="num" w:pos="3452"/>
        </w:tabs>
        <w:ind w:left="3452" w:hanging="211"/>
      </w:pPr>
      <w:rPr>
        <w:rFonts w:ascii="Helvetica Neue" w:eastAsia="Helvetica Neue" w:hAnsi="Helvetica Neue" w:cs="Helvetica Neue"/>
        <w:color w:val="828792"/>
        <w:position w:val="0"/>
        <w:sz w:val="21"/>
        <w:szCs w:val="21"/>
        <w:u w:color="828792"/>
        <w:lang w:val="en-US"/>
      </w:rPr>
    </w:lvl>
    <w:lvl w:ilvl="5">
      <w:start w:val="1"/>
      <w:numFmt w:val="lowerLetter"/>
      <w:lvlText w:val="%6."/>
      <w:lvlJc w:val="left"/>
      <w:pPr>
        <w:tabs>
          <w:tab w:val="num" w:pos="4172"/>
        </w:tabs>
        <w:ind w:left="4172" w:hanging="211"/>
      </w:pPr>
      <w:rPr>
        <w:rFonts w:ascii="Helvetica Neue" w:eastAsia="Helvetica Neue" w:hAnsi="Helvetica Neue" w:cs="Helvetica Neue"/>
        <w:color w:val="828792"/>
        <w:position w:val="0"/>
        <w:sz w:val="21"/>
        <w:szCs w:val="21"/>
        <w:u w:color="828792"/>
        <w:lang w:val="en-US"/>
      </w:rPr>
    </w:lvl>
    <w:lvl w:ilvl="6">
      <w:start w:val="1"/>
      <w:numFmt w:val="lowerLetter"/>
      <w:lvlText w:val="%7."/>
      <w:lvlJc w:val="left"/>
      <w:pPr>
        <w:tabs>
          <w:tab w:val="num" w:pos="4892"/>
        </w:tabs>
        <w:ind w:left="4892" w:hanging="211"/>
      </w:pPr>
      <w:rPr>
        <w:rFonts w:ascii="Helvetica Neue" w:eastAsia="Helvetica Neue" w:hAnsi="Helvetica Neue" w:cs="Helvetica Neue"/>
        <w:color w:val="828792"/>
        <w:position w:val="0"/>
        <w:sz w:val="21"/>
        <w:szCs w:val="21"/>
        <w:u w:color="828792"/>
        <w:lang w:val="en-US"/>
      </w:rPr>
    </w:lvl>
    <w:lvl w:ilvl="7">
      <w:start w:val="1"/>
      <w:numFmt w:val="lowerLetter"/>
      <w:lvlText w:val="%8."/>
      <w:lvlJc w:val="left"/>
      <w:pPr>
        <w:tabs>
          <w:tab w:val="num" w:pos="5611"/>
        </w:tabs>
        <w:ind w:left="5611" w:hanging="211"/>
      </w:pPr>
      <w:rPr>
        <w:rFonts w:ascii="Helvetica Neue" w:eastAsia="Helvetica Neue" w:hAnsi="Helvetica Neue" w:cs="Helvetica Neue"/>
        <w:color w:val="828792"/>
        <w:position w:val="0"/>
        <w:sz w:val="21"/>
        <w:szCs w:val="21"/>
        <w:u w:color="828792"/>
        <w:lang w:val="en-US"/>
      </w:rPr>
    </w:lvl>
    <w:lvl w:ilvl="8">
      <w:start w:val="1"/>
      <w:numFmt w:val="lowerLetter"/>
      <w:lvlText w:val="%9."/>
      <w:lvlJc w:val="left"/>
      <w:pPr>
        <w:tabs>
          <w:tab w:val="num" w:pos="6331"/>
        </w:tabs>
        <w:ind w:left="6331" w:hanging="211"/>
      </w:pPr>
      <w:rPr>
        <w:rFonts w:ascii="Helvetica Neue" w:eastAsia="Helvetica Neue" w:hAnsi="Helvetica Neue" w:cs="Helvetica Neue"/>
        <w:color w:val="828792"/>
        <w:position w:val="0"/>
        <w:sz w:val="21"/>
        <w:szCs w:val="21"/>
        <w:u w:color="828792"/>
        <w:lang w:val="en-US"/>
      </w:rPr>
    </w:lvl>
  </w:abstractNum>
  <w:num w:numId="1" w16cid:durableId="444738832">
    <w:abstractNumId w:val="3"/>
  </w:num>
  <w:num w:numId="2" w16cid:durableId="1230920493">
    <w:abstractNumId w:val="24"/>
  </w:num>
  <w:num w:numId="3" w16cid:durableId="118302083">
    <w:abstractNumId w:val="17"/>
    <w:lvlOverride w:ilvl="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Override>
  </w:num>
  <w:num w:numId="4" w16cid:durableId="1686208418">
    <w:abstractNumId w:val="27"/>
  </w:num>
  <w:num w:numId="5" w16cid:durableId="872612930">
    <w:abstractNumId w:val="0"/>
  </w:num>
  <w:num w:numId="6" w16cid:durableId="634944854">
    <w:abstractNumId w:val="13"/>
  </w:num>
  <w:num w:numId="7" w16cid:durableId="1758593987">
    <w:abstractNumId w:val="28"/>
  </w:num>
  <w:num w:numId="8" w16cid:durableId="1605649823">
    <w:abstractNumId w:val="19"/>
  </w:num>
  <w:num w:numId="9" w16cid:durableId="812257618">
    <w:abstractNumId w:val="16"/>
    <w:lvlOverride w:ilvl="0">
      <w:lvl w:ilvl="0">
        <w:start w:val="1"/>
        <w:numFmt w:val="lowerLetter"/>
        <w:lvlText w:val="%1."/>
        <w:lvlJc w:val="left"/>
        <w:pPr>
          <w:tabs>
            <w:tab w:val="num" w:pos="326"/>
          </w:tabs>
          <w:ind w:left="326" w:hanging="311"/>
        </w:pPr>
        <w:rPr>
          <w:rFonts w:ascii="Helvetica Neue" w:eastAsia="Helvetica Neue" w:hAnsi="Helvetica Neue" w:cs="Helvetica Neue"/>
          <w:color w:val="828792"/>
          <w:position w:val="0"/>
          <w:sz w:val="21"/>
          <w:szCs w:val="21"/>
          <w:u w:color="828792"/>
          <w:lang w:val="en-US"/>
        </w:rPr>
      </w:lvl>
    </w:lvlOverride>
  </w:num>
  <w:num w:numId="10" w16cid:durableId="824663806">
    <w:abstractNumId w:val="22"/>
  </w:num>
  <w:num w:numId="11" w16cid:durableId="1486050176">
    <w:abstractNumId w:val="6"/>
  </w:num>
  <w:num w:numId="12" w16cid:durableId="1190795591">
    <w:abstractNumId w:val="5"/>
  </w:num>
  <w:num w:numId="13" w16cid:durableId="1146433032">
    <w:abstractNumId w:val="15"/>
  </w:num>
  <w:num w:numId="14" w16cid:durableId="1034576560">
    <w:abstractNumId w:val="20"/>
  </w:num>
  <w:num w:numId="15" w16cid:durableId="1435393994">
    <w:abstractNumId w:val="8"/>
  </w:num>
  <w:num w:numId="16" w16cid:durableId="623194202">
    <w:abstractNumId w:val="23"/>
  </w:num>
  <w:num w:numId="17" w16cid:durableId="1759715839">
    <w:abstractNumId w:val="2"/>
  </w:num>
  <w:num w:numId="18" w16cid:durableId="1022516950">
    <w:abstractNumId w:val="10"/>
  </w:num>
  <w:num w:numId="19" w16cid:durableId="1763257672">
    <w:abstractNumId w:val="18"/>
  </w:num>
  <w:num w:numId="20" w16cid:durableId="1867596339">
    <w:abstractNumId w:val="26"/>
  </w:num>
  <w:num w:numId="21" w16cid:durableId="187960461">
    <w:abstractNumId w:val="21"/>
  </w:num>
  <w:num w:numId="22" w16cid:durableId="1423644770">
    <w:abstractNumId w:val="1"/>
  </w:num>
  <w:num w:numId="23" w16cid:durableId="859010899">
    <w:abstractNumId w:val="12"/>
  </w:num>
  <w:num w:numId="24" w16cid:durableId="1799881399">
    <w:abstractNumId w:val="9"/>
  </w:num>
  <w:num w:numId="25" w16cid:durableId="1848979684">
    <w:abstractNumId w:val="7"/>
  </w:num>
  <w:num w:numId="26" w16cid:durableId="409624045">
    <w:abstractNumId w:val="12"/>
    <w:lvlOverride w:ilvl="0">
      <w:startOverride w:val="4"/>
    </w:lvlOverride>
    <w:lvlOverride w:ilvl="1">
      <w:startOverride w:val="1"/>
    </w:lvlOverride>
  </w:num>
  <w:num w:numId="27" w16cid:durableId="2004888288">
    <w:abstractNumId w:val="12"/>
    <w:lvlOverride w:ilvl="0">
      <w:startOverride w:val="4"/>
    </w:lvlOverride>
    <w:lvlOverride w:ilvl="1">
      <w:startOverride w:val="1"/>
    </w:lvlOverride>
  </w:num>
  <w:num w:numId="28" w16cid:durableId="935360887">
    <w:abstractNumId w:val="1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431626761">
    <w:abstractNumId w:val="12"/>
    <w:lvlOverride w:ilvl="0">
      <w:startOverride w:val="6"/>
    </w:lvlOverride>
    <w:lvlOverride w:ilvl="1">
      <w:startOverride w:val="1"/>
    </w:lvlOverride>
  </w:num>
  <w:num w:numId="30" w16cid:durableId="993726397">
    <w:abstractNumId w:val="12"/>
    <w:lvlOverride w:ilvl="0">
      <w:startOverride w:val="7"/>
    </w:lvlOverride>
    <w:lvlOverride w:ilvl="1">
      <w:startOverride w:val="1"/>
    </w:lvlOverride>
  </w:num>
  <w:num w:numId="31" w16cid:durableId="1207718143">
    <w:abstractNumId w:val="12"/>
  </w:num>
  <w:num w:numId="32" w16cid:durableId="1551570114">
    <w:abstractNumId w:val="12"/>
    <w:lvlOverride w:ilvl="0">
      <w:startOverride w:val="10"/>
    </w:lvlOverride>
    <w:lvlOverride w:ilvl="1">
      <w:startOverride w:val="1"/>
    </w:lvlOverride>
  </w:num>
  <w:num w:numId="33" w16cid:durableId="870219576">
    <w:abstractNumId w:val="12"/>
  </w:num>
  <w:num w:numId="34" w16cid:durableId="1814330257">
    <w:abstractNumId w:val="4"/>
  </w:num>
  <w:num w:numId="35" w16cid:durableId="62027974">
    <w:abstractNumId w:val="21"/>
  </w:num>
  <w:num w:numId="36" w16cid:durableId="450245505">
    <w:abstractNumId w:val="12"/>
    <w:lvlOverride w:ilvl="0">
      <w:startOverride w:val="12"/>
    </w:lvlOverride>
    <w:lvlOverride w:ilvl="1">
      <w:startOverride w:val="2"/>
    </w:lvlOverride>
  </w:num>
  <w:num w:numId="37" w16cid:durableId="1191263196">
    <w:abstractNumId w:val="12"/>
    <w:lvlOverride w:ilvl="0">
      <w:startOverride w:val="12"/>
    </w:lvlOverride>
    <w:lvlOverride w:ilvl="1">
      <w:startOverride w:val="2"/>
    </w:lvlOverride>
  </w:num>
  <w:num w:numId="38" w16cid:durableId="1133451772">
    <w:abstractNumId w:val="12"/>
    <w:lvlOverride w:ilvl="0">
      <w:startOverride w:val="12"/>
    </w:lvlOverride>
    <w:lvlOverride w:ilvl="1">
      <w:startOverride w:val="1"/>
    </w:lvlOverride>
  </w:num>
  <w:num w:numId="39" w16cid:durableId="1619142288">
    <w:abstractNumId w:val="16"/>
  </w:num>
  <w:num w:numId="40" w16cid:durableId="1130368676">
    <w:abstractNumId w:val="17"/>
  </w:num>
  <w:num w:numId="41" w16cid:durableId="317729387">
    <w:abstractNumId w:val="14"/>
  </w:num>
  <w:num w:numId="42" w16cid:durableId="299116817">
    <w:abstractNumId w:val="11"/>
  </w:num>
  <w:num w:numId="43" w16cid:durableId="63575071">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Thomas Nalian">
    <w15:presenceInfo w15:providerId="Windows Live" w15:userId="1bc3657cdf8c59e5"/>
  </w15:person>
  <w15:person w15:author="Shannon Luttmer">
    <w15:presenceInfo w15:providerId="Windows Live" w15:userId="59ae38dccb9a10e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ctiveWritingStyle w:appName="MSWord" w:lang="en-US" w:vendorID="64" w:dllVersion="6" w:nlCheck="1" w:checkStyle="0"/>
  <w:activeWritingStyle w:appName="MSWord" w:lang="en-CA" w:vendorID="64" w:dllVersion="6" w:nlCheck="1" w:checkStyle="0"/>
  <w:activeWritingStyle w:appName="MSWord" w:lang="en-US" w:vendorID="64" w:dllVersion="0" w:nlCheck="1" w:checkStyle="0"/>
  <w:activeWritingStyle w:appName="MSWord" w:lang="en-CA" w:vendorID="64" w:dllVersion="0" w:nlCheck="1" w:checkStyle="0"/>
  <w:proofState w:spelling="clean" w:grammar="clean"/>
  <w:defaultTabStop w:val="720"/>
  <w:autoHyphenation/>
  <w:drawingGridHorizontalSpacing w:val="120"/>
  <w:drawingGridVerticalSpacing w:val="163"/>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68DD"/>
    <w:rsid w:val="00003F96"/>
    <w:rsid w:val="00010E61"/>
    <w:rsid w:val="000121D5"/>
    <w:rsid w:val="00014B98"/>
    <w:rsid w:val="00014DE8"/>
    <w:rsid w:val="00017D32"/>
    <w:rsid w:val="00051967"/>
    <w:rsid w:val="00055944"/>
    <w:rsid w:val="0007008A"/>
    <w:rsid w:val="0007503F"/>
    <w:rsid w:val="00075E74"/>
    <w:rsid w:val="00090303"/>
    <w:rsid w:val="000915DD"/>
    <w:rsid w:val="00094918"/>
    <w:rsid w:val="00096BCC"/>
    <w:rsid w:val="000A41E8"/>
    <w:rsid w:val="000A7966"/>
    <w:rsid w:val="000B7687"/>
    <w:rsid w:val="000D3C15"/>
    <w:rsid w:val="000E6393"/>
    <w:rsid w:val="000E69A6"/>
    <w:rsid w:val="000F3F01"/>
    <w:rsid w:val="00102650"/>
    <w:rsid w:val="00102BA2"/>
    <w:rsid w:val="00121577"/>
    <w:rsid w:val="00127098"/>
    <w:rsid w:val="00131F4B"/>
    <w:rsid w:val="00145A85"/>
    <w:rsid w:val="00162CAD"/>
    <w:rsid w:val="00165359"/>
    <w:rsid w:val="00181392"/>
    <w:rsid w:val="00183437"/>
    <w:rsid w:val="00183CCF"/>
    <w:rsid w:val="0018770C"/>
    <w:rsid w:val="00196F20"/>
    <w:rsid w:val="001A5ACA"/>
    <w:rsid w:val="001B01B4"/>
    <w:rsid w:val="001B3B9C"/>
    <w:rsid w:val="001C6C44"/>
    <w:rsid w:val="001D0E21"/>
    <w:rsid w:val="001D757E"/>
    <w:rsid w:val="001E14F7"/>
    <w:rsid w:val="001E5824"/>
    <w:rsid w:val="001F01F2"/>
    <w:rsid w:val="001F0951"/>
    <w:rsid w:val="001F0CF6"/>
    <w:rsid w:val="001F6005"/>
    <w:rsid w:val="00205037"/>
    <w:rsid w:val="002122D8"/>
    <w:rsid w:val="002277D3"/>
    <w:rsid w:val="002303B8"/>
    <w:rsid w:val="002354A8"/>
    <w:rsid w:val="00236BEA"/>
    <w:rsid w:val="00237579"/>
    <w:rsid w:val="00241906"/>
    <w:rsid w:val="00244EB4"/>
    <w:rsid w:val="002452A5"/>
    <w:rsid w:val="00250BC3"/>
    <w:rsid w:val="002630F3"/>
    <w:rsid w:val="002726E2"/>
    <w:rsid w:val="00277B6D"/>
    <w:rsid w:val="00283984"/>
    <w:rsid w:val="00285693"/>
    <w:rsid w:val="00287845"/>
    <w:rsid w:val="002912FE"/>
    <w:rsid w:val="002926C2"/>
    <w:rsid w:val="00292F47"/>
    <w:rsid w:val="00295157"/>
    <w:rsid w:val="002951FF"/>
    <w:rsid w:val="002A1A5B"/>
    <w:rsid w:val="002A3031"/>
    <w:rsid w:val="002A55C3"/>
    <w:rsid w:val="002B0DEF"/>
    <w:rsid w:val="002B260B"/>
    <w:rsid w:val="002C6093"/>
    <w:rsid w:val="002F502D"/>
    <w:rsid w:val="003034C6"/>
    <w:rsid w:val="00307794"/>
    <w:rsid w:val="003110DE"/>
    <w:rsid w:val="00311B9A"/>
    <w:rsid w:val="003335D0"/>
    <w:rsid w:val="003350A4"/>
    <w:rsid w:val="00344933"/>
    <w:rsid w:val="00355761"/>
    <w:rsid w:val="00356D08"/>
    <w:rsid w:val="0036412D"/>
    <w:rsid w:val="00367990"/>
    <w:rsid w:val="0037101E"/>
    <w:rsid w:val="00374673"/>
    <w:rsid w:val="0038446F"/>
    <w:rsid w:val="00384702"/>
    <w:rsid w:val="00384DA9"/>
    <w:rsid w:val="0038576E"/>
    <w:rsid w:val="0039369E"/>
    <w:rsid w:val="003A52AA"/>
    <w:rsid w:val="003A7D11"/>
    <w:rsid w:val="003B0464"/>
    <w:rsid w:val="003B73B5"/>
    <w:rsid w:val="003C1E60"/>
    <w:rsid w:val="003C4C63"/>
    <w:rsid w:val="003C59ED"/>
    <w:rsid w:val="003C5E17"/>
    <w:rsid w:val="003C6577"/>
    <w:rsid w:val="003D0DA5"/>
    <w:rsid w:val="003E105A"/>
    <w:rsid w:val="003F2452"/>
    <w:rsid w:val="003F7736"/>
    <w:rsid w:val="003F7C50"/>
    <w:rsid w:val="004023E1"/>
    <w:rsid w:val="00404AA5"/>
    <w:rsid w:val="0041614C"/>
    <w:rsid w:val="004225DD"/>
    <w:rsid w:val="004326E0"/>
    <w:rsid w:val="00433F4F"/>
    <w:rsid w:val="00453DF5"/>
    <w:rsid w:val="00453F21"/>
    <w:rsid w:val="004671AE"/>
    <w:rsid w:val="00476D5E"/>
    <w:rsid w:val="00481DB9"/>
    <w:rsid w:val="00481FCF"/>
    <w:rsid w:val="00482E3B"/>
    <w:rsid w:val="00494493"/>
    <w:rsid w:val="004A4EB1"/>
    <w:rsid w:val="004B1D90"/>
    <w:rsid w:val="004B7D58"/>
    <w:rsid w:val="004C14FB"/>
    <w:rsid w:val="004D3085"/>
    <w:rsid w:val="004E3585"/>
    <w:rsid w:val="004E3D14"/>
    <w:rsid w:val="004F051F"/>
    <w:rsid w:val="004F0DA4"/>
    <w:rsid w:val="004F4DB9"/>
    <w:rsid w:val="005000D6"/>
    <w:rsid w:val="00505826"/>
    <w:rsid w:val="00516DF9"/>
    <w:rsid w:val="005200E9"/>
    <w:rsid w:val="00521E9A"/>
    <w:rsid w:val="00526A73"/>
    <w:rsid w:val="00530D30"/>
    <w:rsid w:val="00533595"/>
    <w:rsid w:val="00533E65"/>
    <w:rsid w:val="00541FD9"/>
    <w:rsid w:val="00547F8A"/>
    <w:rsid w:val="005516BF"/>
    <w:rsid w:val="005531F8"/>
    <w:rsid w:val="00553A9B"/>
    <w:rsid w:val="00554043"/>
    <w:rsid w:val="00555766"/>
    <w:rsid w:val="00577EBA"/>
    <w:rsid w:val="00580B88"/>
    <w:rsid w:val="005A3D83"/>
    <w:rsid w:val="005C7AEC"/>
    <w:rsid w:val="005E0308"/>
    <w:rsid w:val="006010D9"/>
    <w:rsid w:val="00603F99"/>
    <w:rsid w:val="00604369"/>
    <w:rsid w:val="00604BF4"/>
    <w:rsid w:val="00611BA2"/>
    <w:rsid w:val="00613634"/>
    <w:rsid w:val="00621BA1"/>
    <w:rsid w:val="00625153"/>
    <w:rsid w:val="00652E37"/>
    <w:rsid w:val="00654B1E"/>
    <w:rsid w:val="00660AF4"/>
    <w:rsid w:val="00662653"/>
    <w:rsid w:val="00662F6F"/>
    <w:rsid w:val="006724F1"/>
    <w:rsid w:val="00673DB7"/>
    <w:rsid w:val="0067496B"/>
    <w:rsid w:val="00675105"/>
    <w:rsid w:val="006760B7"/>
    <w:rsid w:val="00685E13"/>
    <w:rsid w:val="006C7A48"/>
    <w:rsid w:val="006D37DF"/>
    <w:rsid w:val="006D4EF1"/>
    <w:rsid w:val="006F3FA8"/>
    <w:rsid w:val="00700C18"/>
    <w:rsid w:val="00711444"/>
    <w:rsid w:val="007127EC"/>
    <w:rsid w:val="007148EB"/>
    <w:rsid w:val="00715252"/>
    <w:rsid w:val="00717370"/>
    <w:rsid w:val="00724C60"/>
    <w:rsid w:val="007278E9"/>
    <w:rsid w:val="00733C3C"/>
    <w:rsid w:val="007341A1"/>
    <w:rsid w:val="00735DC4"/>
    <w:rsid w:val="007377D9"/>
    <w:rsid w:val="007569BE"/>
    <w:rsid w:val="007651B2"/>
    <w:rsid w:val="00777316"/>
    <w:rsid w:val="0078038E"/>
    <w:rsid w:val="00783286"/>
    <w:rsid w:val="007861C3"/>
    <w:rsid w:val="00793CA2"/>
    <w:rsid w:val="00795136"/>
    <w:rsid w:val="00796F1A"/>
    <w:rsid w:val="007A7663"/>
    <w:rsid w:val="007B7D86"/>
    <w:rsid w:val="007C5534"/>
    <w:rsid w:val="007C5C61"/>
    <w:rsid w:val="007D2B82"/>
    <w:rsid w:val="007D5567"/>
    <w:rsid w:val="007D78A2"/>
    <w:rsid w:val="007E130D"/>
    <w:rsid w:val="007E5F81"/>
    <w:rsid w:val="007F4600"/>
    <w:rsid w:val="007F4FC0"/>
    <w:rsid w:val="00800EC3"/>
    <w:rsid w:val="00804316"/>
    <w:rsid w:val="00805074"/>
    <w:rsid w:val="00806933"/>
    <w:rsid w:val="008158BE"/>
    <w:rsid w:val="008251EC"/>
    <w:rsid w:val="00827E0E"/>
    <w:rsid w:val="00840DE7"/>
    <w:rsid w:val="00840FA1"/>
    <w:rsid w:val="00843205"/>
    <w:rsid w:val="008459AE"/>
    <w:rsid w:val="00850410"/>
    <w:rsid w:val="008661EA"/>
    <w:rsid w:val="00866FD9"/>
    <w:rsid w:val="00873EEB"/>
    <w:rsid w:val="0087523E"/>
    <w:rsid w:val="00875AD8"/>
    <w:rsid w:val="00880603"/>
    <w:rsid w:val="00884104"/>
    <w:rsid w:val="00892B89"/>
    <w:rsid w:val="008A183D"/>
    <w:rsid w:val="008A4B8E"/>
    <w:rsid w:val="008C27E6"/>
    <w:rsid w:val="008C4335"/>
    <w:rsid w:val="008C63AB"/>
    <w:rsid w:val="008C6CD5"/>
    <w:rsid w:val="008D1C9C"/>
    <w:rsid w:val="008E7440"/>
    <w:rsid w:val="008E7575"/>
    <w:rsid w:val="008E7D73"/>
    <w:rsid w:val="008F0BB6"/>
    <w:rsid w:val="008F6AEC"/>
    <w:rsid w:val="0090337E"/>
    <w:rsid w:val="009059B5"/>
    <w:rsid w:val="00922B1E"/>
    <w:rsid w:val="00942AB8"/>
    <w:rsid w:val="00983058"/>
    <w:rsid w:val="0098460F"/>
    <w:rsid w:val="00987486"/>
    <w:rsid w:val="0099476C"/>
    <w:rsid w:val="00996CC7"/>
    <w:rsid w:val="009A6906"/>
    <w:rsid w:val="009A701E"/>
    <w:rsid w:val="009B4303"/>
    <w:rsid w:val="009C6AE5"/>
    <w:rsid w:val="009D2F56"/>
    <w:rsid w:val="009E2F33"/>
    <w:rsid w:val="009F0AA8"/>
    <w:rsid w:val="00A141DF"/>
    <w:rsid w:val="00A15320"/>
    <w:rsid w:val="00A268DD"/>
    <w:rsid w:val="00A40293"/>
    <w:rsid w:val="00A41CA2"/>
    <w:rsid w:val="00A505A3"/>
    <w:rsid w:val="00A5753F"/>
    <w:rsid w:val="00A73679"/>
    <w:rsid w:val="00A84232"/>
    <w:rsid w:val="00A84B4E"/>
    <w:rsid w:val="00AB4DA0"/>
    <w:rsid w:val="00AB76C9"/>
    <w:rsid w:val="00AC0524"/>
    <w:rsid w:val="00AC2D84"/>
    <w:rsid w:val="00AD1A5B"/>
    <w:rsid w:val="00AE41E6"/>
    <w:rsid w:val="00AE619E"/>
    <w:rsid w:val="00AF1ACF"/>
    <w:rsid w:val="00B04CF8"/>
    <w:rsid w:val="00B06617"/>
    <w:rsid w:val="00B3105A"/>
    <w:rsid w:val="00B34731"/>
    <w:rsid w:val="00B37A61"/>
    <w:rsid w:val="00B43D12"/>
    <w:rsid w:val="00B46140"/>
    <w:rsid w:val="00B470CA"/>
    <w:rsid w:val="00B53DD0"/>
    <w:rsid w:val="00B57234"/>
    <w:rsid w:val="00B64547"/>
    <w:rsid w:val="00B66B3C"/>
    <w:rsid w:val="00B81A00"/>
    <w:rsid w:val="00B81F1F"/>
    <w:rsid w:val="00B939F4"/>
    <w:rsid w:val="00BB255F"/>
    <w:rsid w:val="00BB2DC4"/>
    <w:rsid w:val="00BB4A72"/>
    <w:rsid w:val="00BB72CF"/>
    <w:rsid w:val="00BF15F9"/>
    <w:rsid w:val="00BF2192"/>
    <w:rsid w:val="00C04017"/>
    <w:rsid w:val="00C12523"/>
    <w:rsid w:val="00C14B92"/>
    <w:rsid w:val="00C16AEA"/>
    <w:rsid w:val="00C22D21"/>
    <w:rsid w:val="00C35495"/>
    <w:rsid w:val="00C555A0"/>
    <w:rsid w:val="00C5708E"/>
    <w:rsid w:val="00C834F4"/>
    <w:rsid w:val="00C96E23"/>
    <w:rsid w:val="00C97B96"/>
    <w:rsid w:val="00CA52FE"/>
    <w:rsid w:val="00CC0A3C"/>
    <w:rsid w:val="00CF1FE8"/>
    <w:rsid w:val="00CF58F1"/>
    <w:rsid w:val="00CF6E3A"/>
    <w:rsid w:val="00D03CC4"/>
    <w:rsid w:val="00D03F1D"/>
    <w:rsid w:val="00D10DC3"/>
    <w:rsid w:val="00D30E70"/>
    <w:rsid w:val="00D44C64"/>
    <w:rsid w:val="00D73856"/>
    <w:rsid w:val="00D77093"/>
    <w:rsid w:val="00D80B06"/>
    <w:rsid w:val="00D84E1B"/>
    <w:rsid w:val="00D913C5"/>
    <w:rsid w:val="00DA1B05"/>
    <w:rsid w:val="00DA2F11"/>
    <w:rsid w:val="00DA6C48"/>
    <w:rsid w:val="00DB1319"/>
    <w:rsid w:val="00DB68BC"/>
    <w:rsid w:val="00DC7E14"/>
    <w:rsid w:val="00DD7EE6"/>
    <w:rsid w:val="00E018DF"/>
    <w:rsid w:val="00E04C54"/>
    <w:rsid w:val="00E04EF7"/>
    <w:rsid w:val="00E07461"/>
    <w:rsid w:val="00E234F8"/>
    <w:rsid w:val="00E31149"/>
    <w:rsid w:val="00E31400"/>
    <w:rsid w:val="00E32806"/>
    <w:rsid w:val="00E578FD"/>
    <w:rsid w:val="00E607AC"/>
    <w:rsid w:val="00E60902"/>
    <w:rsid w:val="00E67F28"/>
    <w:rsid w:val="00E71035"/>
    <w:rsid w:val="00E72B5D"/>
    <w:rsid w:val="00E74A7F"/>
    <w:rsid w:val="00E90D23"/>
    <w:rsid w:val="00E97114"/>
    <w:rsid w:val="00EA7A30"/>
    <w:rsid w:val="00EC3197"/>
    <w:rsid w:val="00ED6FC1"/>
    <w:rsid w:val="00EE3857"/>
    <w:rsid w:val="00EF2325"/>
    <w:rsid w:val="00F032C3"/>
    <w:rsid w:val="00F043C0"/>
    <w:rsid w:val="00F07C03"/>
    <w:rsid w:val="00F246D2"/>
    <w:rsid w:val="00F30CB7"/>
    <w:rsid w:val="00F332A9"/>
    <w:rsid w:val="00F36074"/>
    <w:rsid w:val="00F367B5"/>
    <w:rsid w:val="00F77B82"/>
    <w:rsid w:val="00F83435"/>
    <w:rsid w:val="00F922BE"/>
    <w:rsid w:val="00FA20B2"/>
    <w:rsid w:val="00FC731D"/>
    <w:rsid w:val="00FE4863"/>
    <w:rsid w:val="00FE744A"/>
    <w:rsid w:val="00FF79C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BA3AF2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A">
    <w:name w:val="Header &amp; Footer A"/>
    <w:pPr>
      <w:tabs>
        <w:tab w:val="right" w:pos="9020"/>
      </w:tabs>
    </w:pPr>
    <w:rPr>
      <w:rFonts w:ascii="Helvetica" w:hAnsi="Arial Unicode MS" w:cs="Arial Unicode MS"/>
      <w:color w:val="000000"/>
      <w:sz w:val="24"/>
      <w:szCs w:val="24"/>
      <w:u w:color="000000"/>
    </w:rPr>
  </w:style>
  <w:style w:type="paragraph" w:styleId="Footer">
    <w:name w:val="footer"/>
    <w:pPr>
      <w:tabs>
        <w:tab w:val="center" w:pos="4320"/>
        <w:tab w:val="right" w:pos="8640"/>
      </w:tabs>
    </w:pPr>
    <w:rPr>
      <w:rFonts w:ascii="Cambria" w:eastAsia="Cambria" w:hAnsi="Cambria" w:cs="Cambria"/>
      <w:color w:val="000000"/>
      <w:sz w:val="24"/>
      <w:szCs w:val="24"/>
      <w:u w:color="000000"/>
    </w:rPr>
  </w:style>
  <w:style w:type="paragraph" w:styleId="NormalWeb">
    <w:name w:val="Normal (Web)"/>
    <w:link w:val="NormalWebChar"/>
    <w:pPr>
      <w:spacing w:before="100" w:after="100"/>
    </w:pPr>
    <w:rPr>
      <w:rFonts w:ascii="Times" w:eastAsia="Times" w:hAnsi="Times" w:cs="Times"/>
      <w:color w:val="000000"/>
      <w:u w:color="000000"/>
    </w:rPr>
  </w:style>
  <w:style w:type="numbering" w:customStyle="1" w:styleId="List0">
    <w:name w:val="List 0"/>
    <w:basedOn w:val="ImportedStyle1"/>
    <w:pPr>
      <w:numPr>
        <w:numId w:val="40"/>
      </w:numPr>
    </w:pPr>
  </w:style>
  <w:style w:type="numbering" w:customStyle="1" w:styleId="ImportedStyle1">
    <w:name w:val="Imported Style 1"/>
  </w:style>
  <w:style w:type="numbering" w:customStyle="1" w:styleId="List1">
    <w:name w:val="List 1"/>
    <w:basedOn w:val="ImportedStyle2"/>
    <w:pPr>
      <w:numPr>
        <w:numId w:val="6"/>
      </w:numPr>
    </w:pPr>
  </w:style>
  <w:style w:type="numbering" w:customStyle="1" w:styleId="ImportedStyle2">
    <w:name w:val="Imported Style 2"/>
  </w:style>
  <w:style w:type="numbering" w:customStyle="1" w:styleId="List21">
    <w:name w:val="List 21"/>
    <w:basedOn w:val="ImportedStyle3"/>
    <w:pPr>
      <w:numPr>
        <w:numId w:val="39"/>
      </w:numPr>
    </w:pPr>
  </w:style>
  <w:style w:type="numbering" w:customStyle="1" w:styleId="ImportedStyle3">
    <w:name w:val="Imported Style 3"/>
  </w:style>
  <w:style w:type="paragraph" w:customStyle="1" w:styleId="BodyA">
    <w:name w:val="Body A"/>
    <w:rPr>
      <w:rFonts w:ascii="Arial Unicode MS" w:hAnsi="Arial Unicode MS" w:cs="Arial Unicode MS"/>
      <w:color w:val="000000"/>
      <w:sz w:val="24"/>
      <w:szCs w:val="24"/>
      <w:u w:color="000000"/>
    </w:rPr>
  </w:style>
  <w:style w:type="numbering" w:customStyle="1" w:styleId="List31">
    <w:name w:val="List 31"/>
    <w:basedOn w:val="ImportedStyle4"/>
    <w:pPr>
      <w:numPr>
        <w:numId w:val="12"/>
      </w:numPr>
    </w:pPr>
  </w:style>
  <w:style w:type="numbering" w:customStyle="1" w:styleId="ImportedStyle4">
    <w:name w:val="Imported Style 4"/>
  </w:style>
  <w:style w:type="paragraph" w:customStyle="1" w:styleId="BodyAA">
    <w:name w:val="Body A A"/>
    <w:rPr>
      <w:rFonts w:ascii="Helvetica" w:hAnsi="Arial Unicode MS" w:cs="Arial Unicode MS"/>
      <w:color w:val="000000"/>
      <w:sz w:val="22"/>
      <w:szCs w:val="22"/>
      <w:u w:color="000000"/>
    </w:rPr>
  </w:style>
  <w:style w:type="paragraph" w:styleId="Header">
    <w:name w:val="header"/>
    <w:basedOn w:val="Normal"/>
    <w:link w:val="HeaderChar"/>
    <w:uiPriority w:val="99"/>
    <w:unhideWhenUsed/>
    <w:rsid w:val="002452A5"/>
    <w:pPr>
      <w:tabs>
        <w:tab w:val="center" w:pos="4680"/>
        <w:tab w:val="right" w:pos="9360"/>
      </w:tabs>
    </w:pPr>
  </w:style>
  <w:style w:type="character" w:customStyle="1" w:styleId="HeaderChar">
    <w:name w:val="Header Char"/>
    <w:basedOn w:val="DefaultParagraphFont"/>
    <w:link w:val="Header"/>
    <w:uiPriority w:val="99"/>
    <w:rsid w:val="002452A5"/>
    <w:rPr>
      <w:sz w:val="24"/>
      <w:szCs w:val="24"/>
    </w:rPr>
  </w:style>
  <w:style w:type="table" w:styleId="TableGrid">
    <w:name w:val="Table Grid"/>
    <w:basedOn w:val="TableNormal"/>
    <w:uiPriority w:val="59"/>
    <w:rsid w:val="003936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82E3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82E3B"/>
    <w:rPr>
      <w:rFonts w:ascii="Lucida Grande" w:hAnsi="Lucida Grande" w:cs="Lucida Grande"/>
      <w:sz w:val="18"/>
      <w:szCs w:val="18"/>
    </w:rPr>
  </w:style>
  <w:style w:type="character" w:styleId="CommentReference">
    <w:name w:val="annotation reference"/>
    <w:basedOn w:val="DefaultParagraphFont"/>
    <w:uiPriority w:val="99"/>
    <w:semiHidden/>
    <w:unhideWhenUsed/>
    <w:rsid w:val="00AC2D84"/>
    <w:rPr>
      <w:sz w:val="18"/>
      <w:szCs w:val="18"/>
    </w:rPr>
  </w:style>
  <w:style w:type="paragraph" w:styleId="CommentText">
    <w:name w:val="annotation text"/>
    <w:basedOn w:val="Normal"/>
    <w:link w:val="CommentTextChar"/>
    <w:uiPriority w:val="99"/>
    <w:unhideWhenUsed/>
    <w:rsid w:val="00AC2D84"/>
  </w:style>
  <w:style w:type="character" w:customStyle="1" w:styleId="CommentTextChar">
    <w:name w:val="Comment Text Char"/>
    <w:basedOn w:val="DefaultParagraphFont"/>
    <w:link w:val="CommentText"/>
    <w:uiPriority w:val="99"/>
    <w:rsid w:val="00AC2D84"/>
    <w:rPr>
      <w:sz w:val="24"/>
      <w:szCs w:val="24"/>
    </w:rPr>
  </w:style>
  <w:style w:type="paragraph" w:styleId="CommentSubject">
    <w:name w:val="annotation subject"/>
    <w:basedOn w:val="CommentText"/>
    <w:next w:val="CommentText"/>
    <w:link w:val="CommentSubjectChar"/>
    <w:uiPriority w:val="99"/>
    <w:semiHidden/>
    <w:unhideWhenUsed/>
    <w:rsid w:val="00AC2D84"/>
    <w:rPr>
      <w:b/>
      <w:bCs/>
      <w:sz w:val="20"/>
      <w:szCs w:val="20"/>
    </w:rPr>
  </w:style>
  <w:style w:type="character" w:customStyle="1" w:styleId="CommentSubjectChar">
    <w:name w:val="Comment Subject Char"/>
    <w:basedOn w:val="CommentTextChar"/>
    <w:link w:val="CommentSubject"/>
    <w:uiPriority w:val="99"/>
    <w:semiHidden/>
    <w:rsid w:val="00AC2D84"/>
    <w:rPr>
      <w:b/>
      <w:bCs/>
      <w:sz w:val="24"/>
      <w:szCs w:val="24"/>
    </w:rPr>
  </w:style>
  <w:style w:type="paragraph" w:customStyle="1" w:styleId="Style1">
    <w:name w:val="Style1"/>
    <w:basedOn w:val="NormalWeb"/>
    <w:link w:val="Style1Char"/>
    <w:qFormat/>
    <w:rsid w:val="00613634"/>
    <w:pPr>
      <w:numPr>
        <w:numId w:val="14"/>
      </w:numPr>
      <w:shd w:val="clear" w:color="auto" w:fill="FFFFFF"/>
      <w:spacing w:before="0" w:after="150" w:line="300" w:lineRule="atLeast"/>
      <w:outlineLvl w:val="0"/>
    </w:pPr>
    <w:rPr>
      <w:rFonts w:asciiTheme="minorHAnsi" w:hAnsiTheme="minorHAnsi"/>
      <w:b/>
      <w:bCs/>
      <w:color w:val="auto"/>
      <w:sz w:val="22"/>
      <w:szCs w:val="22"/>
      <w:u w:color="828792"/>
    </w:rPr>
  </w:style>
  <w:style w:type="paragraph" w:customStyle="1" w:styleId="Style2">
    <w:name w:val="Style2"/>
    <w:basedOn w:val="NormalWeb"/>
    <w:link w:val="Style2Char"/>
    <w:qFormat/>
    <w:rsid w:val="00613634"/>
    <w:pPr>
      <w:numPr>
        <w:ilvl w:val="1"/>
        <w:numId w:val="23"/>
      </w:numPr>
      <w:shd w:val="clear" w:color="auto" w:fill="FFFFFF"/>
      <w:spacing w:before="0" w:after="150" w:line="300" w:lineRule="atLeast"/>
    </w:pPr>
    <w:rPr>
      <w:rFonts w:asciiTheme="minorHAnsi" w:hAnsiTheme="minorHAnsi"/>
      <w:color w:val="auto"/>
      <w:sz w:val="22"/>
      <w:szCs w:val="22"/>
      <w:u w:color="828792"/>
    </w:rPr>
  </w:style>
  <w:style w:type="character" w:customStyle="1" w:styleId="NormalWebChar">
    <w:name w:val="Normal (Web) Char"/>
    <w:basedOn w:val="DefaultParagraphFont"/>
    <w:link w:val="NormalWeb"/>
    <w:rsid w:val="00613634"/>
    <w:rPr>
      <w:rFonts w:ascii="Times" w:eastAsia="Times" w:hAnsi="Times" w:cs="Times"/>
      <w:color w:val="000000"/>
      <w:u w:color="000000"/>
    </w:rPr>
  </w:style>
  <w:style w:type="character" w:customStyle="1" w:styleId="Style1Char">
    <w:name w:val="Style1 Char"/>
    <w:basedOn w:val="NormalWebChar"/>
    <w:link w:val="Style1"/>
    <w:rsid w:val="00613634"/>
    <w:rPr>
      <w:rFonts w:asciiTheme="minorHAnsi" w:eastAsia="Times" w:hAnsiTheme="minorHAnsi" w:cs="Times"/>
      <w:b/>
      <w:bCs/>
      <w:color w:val="000000"/>
      <w:sz w:val="22"/>
      <w:szCs w:val="22"/>
      <w:u w:color="828792"/>
      <w:shd w:val="clear" w:color="auto" w:fill="FFFFFF"/>
    </w:rPr>
  </w:style>
  <w:style w:type="paragraph" w:styleId="ListParagraph">
    <w:name w:val="List Paragraph"/>
    <w:basedOn w:val="Normal"/>
    <w:uiPriority w:val="34"/>
    <w:qFormat/>
    <w:rsid w:val="00A84232"/>
    <w:pPr>
      <w:ind w:left="720"/>
      <w:contextualSpacing/>
    </w:pPr>
  </w:style>
  <w:style w:type="character" w:customStyle="1" w:styleId="Style2Char">
    <w:name w:val="Style2 Char"/>
    <w:basedOn w:val="NormalWebChar"/>
    <w:link w:val="Style2"/>
    <w:rsid w:val="00613634"/>
    <w:rPr>
      <w:rFonts w:asciiTheme="minorHAnsi" w:eastAsia="Times" w:hAnsiTheme="minorHAnsi" w:cs="Times"/>
      <w:color w:val="000000"/>
      <w:sz w:val="22"/>
      <w:szCs w:val="22"/>
      <w:u w:color="828792"/>
      <w:shd w:val="clear" w:color="auto" w:fill="FFFFFF"/>
    </w:rPr>
  </w:style>
  <w:style w:type="paragraph" w:customStyle="1" w:styleId="Style3">
    <w:name w:val="Style3"/>
    <w:basedOn w:val="NormalWeb"/>
    <w:next w:val="Style2"/>
    <w:link w:val="Style3Char"/>
    <w:qFormat/>
    <w:rsid w:val="0038576E"/>
    <w:pPr>
      <w:numPr>
        <w:numId w:val="21"/>
      </w:numPr>
      <w:shd w:val="clear" w:color="auto" w:fill="FFFFFF"/>
      <w:tabs>
        <w:tab w:val="left" w:pos="709"/>
      </w:tabs>
      <w:spacing w:before="0" w:after="150" w:line="300" w:lineRule="atLeast"/>
      <w:outlineLvl w:val="0"/>
    </w:pPr>
    <w:rPr>
      <w:rFonts w:asciiTheme="minorHAnsi" w:hAnsiTheme="minorHAnsi"/>
      <w:color w:val="auto"/>
      <w:sz w:val="22"/>
      <w:szCs w:val="22"/>
      <w:u w:color="828792"/>
    </w:rPr>
  </w:style>
  <w:style w:type="character" w:customStyle="1" w:styleId="Style3Char">
    <w:name w:val="Style3 Char"/>
    <w:basedOn w:val="NormalWebChar"/>
    <w:link w:val="Style3"/>
    <w:rsid w:val="0038576E"/>
    <w:rPr>
      <w:rFonts w:asciiTheme="minorHAnsi" w:eastAsia="Times" w:hAnsiTheme="minorHAnsi" w:cs="Times"/>
      <w:color w:val="000000"/>
      <w:sz w:val="22"/>
      <w:szCs w:val="22"/>
      <w:u w:color="828792"/>
      <w:shd w:val="clear" w:color="auto" w:fill="FFFFFF"/>
    </w:rPr>
  </w:style>
  <w:style w:type="paragraph" w:customStyle="1" w:styleId="Style4">
    <w:name w:val="Style4"/>
    <w:basedOn w:val="Style3"/>
    <w:link w:val="Style4Char"/>
    <w:qFormat/>
    <w:rsid w:val="00C35495"/>
    <w:pPr>
      <w:numPr>
        <w:ilvl w:val="1"/>
        <w:numId w:val="42"/>
      </w:numPr>
    </w:pPr>
  </w:style>
  <w:style w:type="character" w:customStyle="1" w:styleId="Style4Char">
    <w:name w:val="Style4 Char"/>
    <w:basedOn w:val="Style3Char"/>
    <w:link w:val="Style4"/>
    <w:rsid w:val="00C35495"/>
    <w:rPr>
      <w:rFonts w:asciiTheme="minorHAnsi" w:eastAsia="Times" w:hAnsiTheme="minorHAnsi" w:cs="Times"/>
      <w:color w:val="000000"/>
      <w:sz w:val="22"/>
      <w:szCs w:val="22"/>
      <w:u w:color="828792"/>
      <w:shd w:val="clear" w:color="auto" w:fill="FFFFFF"/>
    </w:rPr>
  </w:style>
  <w:style w:type="paragraph" w:customStyle="1" w:styleId="p1">
    <w:name w:val="p1"/>
    <w:basedOn w:val="Normal"/>
    <w:rsid w:val="00E578FD"/>
    <w:pPr>
      <w:pBdr>
        <w:top w:val="none" w:sz="0" w:space="0" w:color="auto"/>
        <w:left w:val="none" w:sz="0" w:space="0" w:color="auto"/>
        <w:bottom w:val="none" w:sz="0" w:space="0" w:color="auto"/>
        <w:right w:val="none" w:sz="0" w:space="0" w:color="auto"/>
        <w:between w:val="none" w:sz="0" w:space="0" w:color="auto"/>
        <w:bar w:val="none" w:sz="0" w:color="auto"/>
      </w:pBdr>
    </w:pPr>
    <w:rPr>
      <w:rFonts w:ascii="Helvetica" w:hAnsi="Helvetica"/>
      <w:sz w:val="18"/>
      <w:szCs w:val="18"/>
      <w:bdr w:val="none" w:sz="0" w:space="0" w:color="auto"/>
    </w:rPr>
  </w:style>
  <w:style w:type="paragraph" w:styleId="Revision">
    <w:name w:val="Revision"/>
    <w:hidden/>
    <w:uiPriority w:val="99"/>
    <w:semiHidden/>
    <w:rsid w:val="00A84B4E"/>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07592">
      <w:bodyDiv w:val="1"/>
      <w:marLeft w:val="0"/>
      <w:marRight w:val="0"/>
      <w:marTop w:val="0"/>
      <w:marBottom w:val="0"/>
      <w:divBdr>
        <w:top w:val="none" w:sz="0" w:space="0" w:color="auto"/>
        <w:left w:val="none" w:sz="0" w:space="0" w:color="auto"/>
        <w:bottom w:val="none" w:sz="0" w:space="0" w:color="auto"/>
        <w:right w:val="none" w:sz="0" w:space="0" w:color="auto"/>
      </w:divBdr>
    </w:div>
    <w:div w:id="175461095">
      <w:bodyDiv w:val="1"/>
      <w:marLeft w:val="0"/>
      <w:marRight w:val="0"/>
      <w:marTop w:val="0"/>
      <w:marBottom w:val="0"/>
      <w:divBdr>
        <w:top w:val="none" w:sz="0" w:space="0" w:color="auto"/>
        <w:left w:val="none" w:sz="0" w:space="0" w:color="auto"/>
        <w:bottom w:val="none" w:sz="0" w:space="0" w:color="auto"/>
        <w:right w:val="none" w:sz="0" w:space="0" w:color="auto"/>
      </w:divBdr>
      <w:divsChild>
        <w:div w:id="1673725802">
          <w:marLeft w:val="0"/>
          <w:marRight w:val="0"/>
          <w:marTop w:val="0"/>
          <w:marBottom w:val="0"/>
          <w:divBdr>
            <w:top w:val="none" w:sz="0" w:space="0" w:color="auto"/>
            <w:left w:val="none" w:sz="0" w:space="0" w:color="auto"/>
            <w:bottom w:val="none" w:sz="0" w:space="0" w:color="auto"/>
            <w:right w:val="none" w:sz="0" w:space="0" w:color="auto"/>
          </w:divBdr>
        </w:div>
        <w:div w:id="2081514073">
          <w:marLeft w:val="0"/>
          <w:marRight w:val="0"/>
          <w:marTop w:val="0"/>
          <w:marBottom w:val="0"/>
          <w:divBdr>
            <w:top w:val="none" w:sz="0" w:space="0" w:color="auto"/>
            <w:left w:val="none" w:sz="0" w:space="0" w:color="auto"/>
            <w:bottom w:val="none" w:sz="0" w:space="0" w:color="auto"/>
            <w:right w:val="none" w:sz="0" w:space="0" w:color="auto"/>
          </w:divBdr>
        </w:div>
      </w:divsChild>
    </w:div>
    <w:div w:id="271330536">
      <w:bodyDiv w:val="1"/>
      <w:marLeft w:val="0"/>
      <w:marRight w:val="0"/>
      <w:marTop w:val="0"/>
      <w:marBottom w:val="0"/>
      <w:divBdr>
        <w:top w:val="none" w:sz="0" w:space="0" w:color="auto"/>
        <w:left w:val="none" w:sz="0" w:space="0" w:color="auto"/>
        <w:bottom w:val="none" w:sz="0" w:space="0" w:color="auto"/>
        <w:right w:val="none" w:sz="0" w:space="0" w:color="auto"/>
      </w:divBdr>
    </w:div>
    <w:div w:id="275646818">
      <w:bodyDiv w:val="1"/>
      <w:marLeft w:val="0"/>
      <w:marRight w:val="0"/>
      <w:marTop w:val="0"/>
      <w:marBottom w:val="0"/>
      <w:divBdr>
        <w:top w:val="none" w:sz="0" w:space="0" w:color="auto"/>
        <w:left w:val="none" w:sz="0" w:space="0" w:color="auto"/>
        <w:bottom w:val="none" w:sz="0" w:space="0" w:color="auto"/>
        <w:right w:val="none" w:sz="0" w:space="0" w:color="auto"/>
      </w:divBdr>
    </w:div>
    <w:div w:id="341009516">
      <w:bodyDiv w:val="1"/>
      <w:marLeft w:val="0"/>
      <w:marRight w:val="0"/>
      <w:marTop w:val="0"/>
      <w:marBottom w:val="0"/>
      <w:divBdr>
        <w:top w:val="none" w:sz="0" w:space="0" w:color="auto"/>
        <w:left w:val="none" w:sz="0" w:space="0" w:color="auto"/>
        <w:bottom w:val="none" w:sz="0" w:space="0" w:color="auto"/>
        <w:right w:val="none" w:sz="0" w:space="0" w:color="auto"/>
      </w:divBdr>
    </w:div>
    <w:div w:id="464465746">
      <w:bodyDiv w:val="1"/>
      <w:marLeft w:val="0"/>
      <w:marRight w:val="0"/>
      <w:marTop w:val="0"/>
      <w:marBottom w:val="0"/>
      <w:divBdr>
        <w:top w:val="none" w:sz="0" w:space="0" w:color="auto"/>
        <w:left w:val="none" w:sz="0" w:space="0" w:color="auto"/>
        <w:bottom w:val="none" w:sz="0" w:space="0" w:color="auto"/>
        <w:right w:val="none" w:sz="0" w:space="0" w:color="auto"/>
      </w:divBdr>
    </w:div>
    <w:div w:id="495000763">
      <w:bodyDiv w:val="1"/>
      <w:marLeft w:val="0"/>
      <w:marRight w:val="0"/>
      <w:marTop w:val="0"/>
      <w:marBottom w:val="0"/>
      <w:divBdr>
        <w:top w:val="none" w:sz="0" w:space="0" w:color="auto"/>
        <w:left w:val="none" w:sz="0" w:space="0" w:color="auto"/>
        <w:bottom w:val="none" w:sz="0" w:space="0" w:color="auto"/>
        <w:right w:val="none" w:sz="0" w:space="0" w:color="auto"/>
      </w:divBdr>
    </w:div>
    <w:div w:id="495265088">
      <w:bodyDiv w:val="1"/>
      <w:marLeft w:val="0"/>
      <w:marRight w:val="0"/>
      <w:marTop w:val="0"/>
      <w:marBottom w:val="0"/>
      <w:divBdr>
        <w:top w:val="none" w:sz="0" w:space="0" w:color="auto"/>
        <w:left w:val="none" w:sz="0" w:space="0" w:color="auto"/>
        <w:bottom w:val="none" w:sz="0" w:space="0" w:color="auto"/>
        <w:right w:val="none" w:sz="0" w:space="0" w:color="auto"/>
      </w:divBdr>
    </w:div>
    <w:div w:id="1025668499">
      <w:bodyDiv w:val="1"/>
      <w:marLeft w:val="0"/>
      <w:marRight w:val="0"/>
      <w:marTop w:val="0"/>
      <w:marBottom w:val="0"/>
      <w:divBdr>
        <w:top w:val="none" w:sz="0" w:space="0" w:color="auto"/>
        <w:left w:val="none" w:sz="0" w:space="0" w:color="auto"/>
        <w:bottom w:val="none" w:sz="0" w:space="0" w:color="auto"/>
        <w:right w:val="none" w:sz="0" w:space="0" w:color="auto"/>
      </w:divBdr>
      <w:divsChild>
        <w:div w:id="438256447">
          <w:marLeft w:val="0"/>
          <w:marRight w:val="0"/>
          <w:marTop w:val="0"/>
          <w:marBottom w:val="0"/>
          <w:divBdr>
            <w:top w:val="none" w:sz="0" w:space="0" w:color="auto"/>
            <w:left w:val="none" w:sz="0" w:space="0" w:color="auto"/>
            <w:bottom w:val="none" w:sz="0" w:space="0" w:color="auto"/>
            <w:right w:val="none" w:sz="0" w:space="0" w:color="auto"/>
          </w:divBdr>
        </w:div>
        <w:div w:id="1568877983">
          <w:marLeft w:val="0"/>
          <w:marRight w:val="0"/>
          <w:marTop w:val="0"/>
          <w:marBottom w:val="0"/>
          <w:divBdr>
            <w:top w:val="none" w:sz="0" w:space="0" w:color="auto"/>
            <w:left w:val="none" w:sz="0" w:space="0" w:color="auto"/>
            <w:bottom w:val="none" w:sz="0" w:space="0" w:color="auto"/>
            <w:right w:val="none" w:sz="0" w:space="0" w:color="auto"/>
          </w:divBdr>
        </w:div>
      </w:divsChild>
    </w:div>
    <w:div w:id="1221135136">
      <w:bodyDiv w:val="1"/>
      <w:marLeft w:val="0"/>
      <w:marRight w:val="0"/>
      <w:marTop w:val="0"/>
      <w:marBottom w:val="0"/>
      <w:divBdr>
        <w:top w:val="none" w:sz="0" w:space="0" w:color="auto"/>
        <w:left w:val="none" w:sz="0" w:space="0" w:color="auto"/>
        <w:bottom w:val="none" w:sz="0" w:space="0" w:color="auto"/>
        <w:right w:val="none" w:sz="0" w:space="0" w:color="auto"/>
      </w:divBdr>
    </w:div>
    <w:div w:id="1246719399">
      <w:bodyDiv w:val="1"/>
      <w:marLeft w:val="0"/>
      <w:marRight w:val="0"/>
      <w:marTop w:val="0"/>
      <w:marBottom w:val="0"/>
      <w:divBdr>
        <w:top w:val="none" w:sz="0" w:space="0" w:color="auto"/>
        <w:left w:val="none" w:sz="0" w:space="0" w:color="auto"/>
        <w:bottom w:val="none" w:sz="0" w:space="0" w:color="auto"/>
        <w:right w:val="none" w:sz="0" w:space="0" w:color="auto"/>
      </w:divBdr>
      <w:divsChild>
        <w:div w:id="1746104767">
          <w:marLeft w:val="0"/>
          <w:marRight w:val="0"/>
          <w:marTop w:val="0"/>
          <w:marBottom w:val="0"/>
          <w:divBdr>
            <w:top w:val="none" w:sz="0" w:space="0" w:color="auto"/>
            <w:left w:val="none" w:sz="0" w:space="0" w:color="auto"/>
            <w:bottom w:val="none" w:sz="0" w:space="0" w:color="auto"/>
            <w:right w:val="none" w:sz="0" w:space="0" w:color="auto"/>
          </w:divBdr>
        </w:div>
        <w:div w:id="1243178203">
          <w:marLeft w:val="0"/>
          <w:marRight w:val="0"/>
          <w:marTop w:val="0"/>
          <w:marBottom w:val="0"/>
          <w:divBdr>
            <w:top w:val="none" w:sz="0" w:space="0" w:color="auto"/>
            <w:left w:val="none" w:sz="0" w:space="0" w:color="auto"/>
            <w:bottom w:val="none" w:sz="0" w:space="0" w:color="auto"/>
            <w:right w:val="none" w:sz="0" w:space="0" w:color="auto"/>
          </w:divBdr>
        </w:div>
      </w:divsChild>
    </w:div>
    <w:div w:id="1283463656">
      <w:bodyDiv w:val="1"/>
      <w:marLeft w:val="0"/>
      <w:marRight w:val="0"/>
      <w:marTop w:val="0"/>
      <w:marBottom w:val="0"/>
      <w:divBdr>
        <w:top w:val="none" w:sz="0" w:space="0" w:color="auto"/>
        <w:left w:val="none" w:sz="0" w:space="0" w:color="auto"/>
        <w:bottom w:val="none" w:sz="0" w:space="0" w:color="auto"/>
        <w:right w:val="none" w:sz="0" w:space="0" w:color="auto"/>
      </w:divBdr>
    </w:div>
    <w:div w:id="1432819851">
      <w:bodyDiv w:val="1"/>
      <w:marLeft w:val="0"/>
      <w:marRight w:val="0"/>
      <w:marTop w:val="0"/>
      <w:marBottom w:val="0"/>
      <w:divBdr>
        <w:top w:val="none" w:sz="0" w:space="0" w:color="auto"/>
        <w:left w:val="none" w:sz="0" w:space="0" w:color="auto"/>
        <w:bottom w:val="none" w:sz="0" w:space="0" w:color="auto"/>
        <w:right w:val="none" w:sz="0" w:space="0" w:color="auto"/>
      </w:divBdr>
    </w:div>
    <w:div w:id="1488789798">
      <w:bodyDiv w:val="1"/>
      <w:marLeft w:val="0"/>
      <w:marRight w:val="0"/>
      <w:marTop w:val="0"/>
      <w:marBottom w:val="0"/>
      <w:divBdr>
        <w:top w:val="none" w:sz="0" w:space="0" w:color="auto"/>
        <w:left w:val="none" w:sz="0" w:space="0" w:color="auto"/>
        <w:bottom w:val="none" w:sz="0" w:space="0" w:color="auto"/>
        <w:right w:val="none" w:sz="0" w:space="0" w:color="auto"/>
      </w:divBdr>
    </w:div>
    <w:div w:id="1530290934">
      <w:bodyDiv w:val="1"/>
      <w:marLeft w:val="0"/>
      <w:marRight w:val="0"/>
      <w:marTop w:val="0"/>
      <w:marBottom w:val="0"/>
      <w:divBdr>
        <w:top w:val="none" w:sz="0" w:space="0" w:color="auto"/>
        <w:left w:val="none" w:sz="0" w:space="0" w:color="auto"/>
        <w:bottom w:val="none" w:sz="0" w:space="0" w:color="auto"/>
        <w:right w:val="none" w:sz="0" w:space="0" w:color="auto"/>
      </w:divBdr>
      <w:divsChild>
        <w:div w:id="705913472">
          <w:marLeft w:val="0"/>
          <w:marRight w:val="0"/>
          <w:marTop w:val="0"/>
          <w:marBottom w:val="0"/>
          <w:divBdr>
            <w:top w:val="none" w:sz="0" w:space="0" w:color="auto"/>
            <w:left w:val="none" w:sz="0" w:space="0" w:color="auto"/>
            <w:bottom w:val="none" w:sz="0" w:space="0" w:color="auto"/>
            <w:right w:val="none" w:sz="0" w:space="0" w:color="auto"/>
          </w:divBdr>
        </w:div>
        <w:div w:id="1982466147">
          <w:marLeft w:val="0"/>
          <w:marRight w:val="0"/>
          <w:marTop w:val="0"/>
          <w:marBottom w:val="0"/>
          <w:divBdr>
            <w:top w:val="none" w:sz="0" w:space="0" w:color="auto"/>
            <w:left w:val="none" w:sz="0" w:space="0" w:color="auto"/>
            <w:bottom w:val="none" w:sz="0" w:space="0" w:color="auto"/>
            <w:right w:val="none" w:sz="0" w:space="0" w:color="auto"/>
          </w:divBdr>
        </w:div>
      </w:divsChild>
    </w:div>
    <w:div w:id="1731424053">
      <w:bodyDiv w:val="1"/>
      <w:marLeft w:val="0"/>
      <w:marRight w:val="0"/>
      <w:marTop w:val="0"/>
      <w:marBottom w:val="0"/>
      <w:divBdr>
        <w:top w:val="none" w:sz="0" w:space="0" w:color="auto"/>
        <w:left w:val="none" w:sz="0" w:space="0" w:color="auto"/>
        <w:bottom w:val="none" w:sz="0" w:space="0" w:color="auto"/>
        <w:right w:val="none" w:sz="0" w:space="0" w:color="auto"/>
      </w:divBdr>
    </w:div>
    <w:div w:id="1763717772">
      <w:bodyDiv w:val="1"/>
      <w:marLeft w:val="0"/>
      <w:marRight w:val="0"/>
      <w:marTop w:val="0"/>
      <w:marBottom w:val="0"/>
      <w:divBdr>
        <w:top w:val="none" w:sz="0" w:space="0" w:color="auto"/>
        <w:left w:val="none" w:sz="0" w:space="0" w:color="auto"/>
        <w:bottom w:val="none" w:sz="0" w:space="0" w:color="auto"/>
        <w:right w:val="none" w:sz="0" w:space="0" w:color="auto"/>
      </w:divBdr>
    </w:div>
    <w:div w:id="1947422181">
      <w:bodyDiv w:val="1"/>
      <w:marLeft w:val="0"/>
      <w:marRight w:val="0"/>
      <w:marTop w:val="0"/>
      <w:marBottom w:val="0"/>
      <w:divBdr>
        <w:top w:val="none" w:sz="0" w:space="0" w:color="auto"/>
        <w:left w:val="none" w:sz="0" w:space="0" w:color="auto"/>
        <w:bottom w:val="none" w:sz="0" w:space="0" w:color="auto"/>
        <w:right w:val="none" w:sz="0" w:space="0" w:color="auto"/>
      </w:divBdr>
    </w:div>
    <w:div w:id="20167610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1/relationships/people" Target="peop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000000"/>
            </a:solidFill>
            <a:effectLst/>
            <a:uFill>
              <a:solidFill>
                <a:srgbClr val="000000"/>
              </a:solidFill>
            </a:uFill>
            <a:latin typeface="Times New Roman"/>
            <a:ea typeface="Times New Roman"/>
            <a:cs typeface="Times New Roman"/>
            <a:sym typeface="Times New Roman"/>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C6D13B-47A9-714A-97D5-D2F95CF7FD26}">
  <ds:schemaRefs>
    <ds:schemaRef ds:uri="http://schemas.openxmlformats.org/officeDocument/2006/bibliography"/>
  </ds:schemaRefs>
</ds:datastoreItem>
</file>

<file path=customXml/itemProps2.xml><?xml version="1.0" encoding="utf-8"?>
<ds:datastoreItem xmlns:ds="http://schemas.openxmlformats.org/officeDocument/2006/customXml" ds:itemID="{3154A9CD-1DF2-1347-AB13-52F4BCCEE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711</TotalTime>
  <Pages>15</Pages>
  <Words>5463</Words>
  <Characters>31143</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dsfs</Company>
  <LinksUpToDate>false</LinksUpToDate>
  <CharactersWithSpaces>36533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Rekha Patel</dc:creator>
  <cp:lastModifiedBy>Thomas Nalian</cp:lastModifiedBy>
  <cp:revision>121</cp:revision>
  <cp:lastPrinted>2024-11-30T20:55:00Z</cp:lastPrinted>
  <dcterms:created xsi:type="dcterms:W3CDTF">2024-11-26T19:25:00Z</dcterms:created>
  <dcterms:modified xsi:type="dcterms:W3CDTF">2024-11-30T20:57:00Z</dcterms:modified>
</cp:coreProperties>
</file>