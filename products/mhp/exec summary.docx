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017FE85" w14:textId="61656AFA" w:rsidR="00B75F73" w:rsidRDefault="00433127">
      <w:pPr>
        <w:pBdr>
          <w:top w:val="nil"/>
          <w:left w:val="nil"/>
          <w:bottom w:val="nil"/>
          <w:right w:val="nil"/>
          <w:between w:val="nil"/>
        </w:pBdr>
        <w:rPr>
          <w:rFonts w:ascii="Calibri" w:eastAsia="Calibri" w:hAnsi="Calibri" w:cs="Calibri"/>
          <w:sz w:val="18"/>
          <w:szCs w:val="18"/>
        </w:rPr>
      </w:pPr>
      <w:r>
        <w:rPr>
          <w:rFonts w:ascii="Calibri" w:eastAsia="Calibri" w:hAnsi="Calibri" w:cs="Calibri"/>
          <w:noProof/>
          <w:sz w:val="18"/>
          <w:szCs w:val="18"/>
        </w:rPr>
        <w:drawing>
          <wp:inline distT="0" distB="0" distL="0" distR="0" wp14:anchorId="0AC5F14F" wp14:editId="3F00A67D">
            <wp:extent cx="1548540" cy="774700"/>
            <wp:effectExtent l="0" t="0" r="0" b="6350"/>
            <wp:docPr id="2" name="Picture 2" descr="A picture containing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2000x1000_2-1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5232" cy="778048"/>
                    </a:xfrm>
                    <a:prstGeom prst="rect">
                      <a:avLst/>
                    </a:prstGeom>
                  </pic:spPr>
                </pic:pic>
              </a:graphicData>
            </a:graphic>
          </wp:inline>
        </w:drawing>
      </w:r>
    </w:p>
    <w:p w14:paraId="538BF79A" w14:textId="77777777" w:rsidR="00B75F73" w:rsidRDefault="00641616">
      <w:pPr>
        <w:rPr>
          <w:rFonts w:ascii="Calibri" w:eastAsia="Calibri" w:hAnsi="Calibri" w:cs="Calibri"/>
          <w:i/>
          <w:color w:val="666666"/>
          <w:sz w:val="18"/>
          <w:szCs w:val="18"/>
        </w:rPr>
      </w:pPr>
      <w:r>
        <w:rPr>
          <w:rFonts w:ascii="Calibri" w:eastAsia="Calibri" w:hAnsi="Calibri" w:cs="Calibri"/>
          <w:b/>
          <w:i/>
          <w:color w:val="666666"/>
          <w:sz w:val="18"/>
          <w:szCs w:val="18"/>
        </w:rPr>
        <w:t>How to use this template</w:t>
      </w:r>
      <w:r>
        <w:rPr>
          <w:rFonts w:ascii="Calibri" w:eastAsia="Calibri" w:hAnsi="Calibri" w:cs="Calibri"/>
          <w:i/>
          <w:color w:val="666666"/>
          <w:sz w:val="18"/>
          <w:szCs w:val="18"/>
        </w:rPr>
        <w:t xml:space="preserve">: Answer each question with </w:t>
      </w:r>
      <w:r>
        <w:rPr>
          <w:rFonts w:ascii="Calibri" w:eastAsia="Calibri" w:hAnsi="Calibri" w:cs="Calibri"/>
          <w:i/>
          <w:color w:val="666666"/>
          <w:sz w:val="18"/>
          <w:szCs w:val="18"/>
          <w:u w:val="single"/>
        </w:rPr>
        <w:t>one sentence</w:t>
      </w:r>
      <w:r>
        <w:rPr>
          <w:rFonts w:ascii="Calibri" w:eastAsia="Calibri" w:hAnsi="Calibri" w:cs="Calibri"/>
          <w:i/>
          <w:color w:val="666666"/>
          <w:sz w:val="18"/>
          <w:szCs w:val="18"/>
        </w:rPr>
        <w:t xml:space="preserve"> (unless otherwise stated). Then delete the question and string your answers together to form paragraphs. Once you have completed that for the entire document, then go back and edit/revise. Limit the final document to 5 pages. Tips: Be concise. </w:t>
      </w:r>
      <w:r>
        <w:rPr>
          <w:rFonts w:ascii="Calibri" w:eastAsia="Calibri" w:hAnsi="Calibri" w:cs="Calibri"/>
          <w:i/>
          <w:color w:val="666666"/>
          <w:sz w:val="18"/>
          <w:szCs w:val="18"/>
          <w:u w:val="single"/>
        </w:rPr>
        <w:t>Be specific</w:t>
      </w:r>
      <w:r>
        <w:rPr>
          <w:rFonts w:ascii="Calibri" w:eastAsia="Calibri" w:hAnsi="Calibri" w:cs="Calibri"/>
          <w:i/>
          <w:color w:val="666666"/>
          <w:sz w:val="18"/>
          <w:szCs w:val="18"/>
        </w:rPr>
        <w:t xml:space="preserve"> and practical. Do NOT be vague and generalized – if a sentence could be applied to a dozen other companies, then it is too general. Be honest. If a question is not relevant to you, skip it – do not force an answer. No Hype – don’t oversell – it’ll sound like you are amateurish or hiding something and you will lose credibility. Do not repeat information. Do not repeat information.  </w:t>
      </w:r>
    </w:p>
    <w:p w14:paraId="3BA6AD21" w14:textId="77777777" w:rsidR="00B75F73" w:rsidRDefault="00B75F73">
      <w:pPr>
        <w:rPr>
          <w:rFonts w:ascii="Calibri" w:eastAsia="Calibri" w:hAnsi="Calibri" w:cs="Calibri"/>
          <w:i/>
          <w:color w:val="666666"/>
          <w:sz w:val="18"/>
          <w:szCs w:val="18"/>
        </w:rPr>
      </w:pPr>
    </w:p>
    <w:p w14:paraId="044CB132" w14:textId="77777777" w:rsidR="00B75F73" w:rsidRDefault="00641616">
      <w:pPr>
        <w:rPr>
          <w:rFonts w:ascii="Calibri" w:eastAsia="Calibri" w:hAnsi="Calibri" w:cs="Calibri"/>
          <w:b/>
          <w:i/>
          <w:color w:val="666666"/>
          <w:sz w:val="22"/>
          <w:szCs w:val="22"/>
        </w:rPr>
      </w:pPr>
      <w:r>
        <w:rPr>
          <w:rFonts w:ascii="Calibri" w:eastAsia="Calibri" w:hAnsi="Calibri" w:cs="Calibri"/>
          <w:b/>
          <w:i/>
          <w:color w:val="666666"/>
          <w:sz w:val="22"/>
          <w:szCs w:val="22"/>
        </w:rPr>
        <w:t xml:space="preserve">For a </w:t>
      </w:r>
      <w:proofErr w:type="gramStart"/>
      <w:r>
        <w:rPr>
          <w:rFonts w:ascii="Calibri" w:eastAsia="Calibri" w:hAnsi="Calibri" w:cs="Calibri"/>
          <w:b/>
          <w:i/>
          <w:sz w:val="22"/>
          <w:szCs w:val="22"/>
          <w:u w:val="single"/>
        </w:rPr>
        <w:t>5 page</w:t>
      </w:r>
      <w:proofErr w:type="gramEnd"/>
      <w:r>
        <w:rPr>
          <w:rFonts w:ascii="Calibri" w:eastAsia="Calibri" w:hAnsi="Calibri" w:cs="Calibri"/>
          <w:b/>
          <w:i/>
          <w:color w:val="666666"/>
          <w:sz w:val="22"/>
          <w:szCs w:val="22"/>
        </w:rPr>
        <w:t xml:space="preserve"> executive summary - answer all questions</w:t>
      </w:r>
    </w:p>
    <w:p w14:paraId="0D36755A" w14:textId="77777777" w:rsidR="00B75F73" w:rsidRDefault="00641616">
      <w:pPr>
        <w:rPr>
          <w:rFonts w:ascii="Calibri" w:eastAsia="Calibri" w:hAnsi="Calibri" w:cs="Calibri"/>
          <w:b/>
          <w:i/>
          <w:color w:val="0000FF"/>
          <w:sz w:val="22"/>
          <w:szCs w:val="22"/>
        </w:rPr>
      </w:pPr>
      <w:r>
        <w:rPr>
          <w:rFonts w:ascii="Calibri" w:eastAsia="Calibri" w:hAnsi="Calibri" w:cs="Calibri"/>
          <w:b/>
          <w:i/>
          <w:color w:val="666666"/>
          <w:sz w:val="22"/>
          <w:szCs w:val="22"/>
        </w:rPr>
        <w:t xml:space="preserve">For a </w:t>
      </w:r>
      <w:proofErr w:type="gramStart"/>
      <w:r>
        <w:rPr>
          <w:rFonts w:ascii="Calibri" w:eastAsia="Calibri" w:hAnsi="Calibri" w:cs="Calibri"/>
          <w:b/>
          <w:i/>
          <w:sz w:val="22"/>
          <w:szCs w:val="22"/>
          <w:u w:val="single"/>
        </w:rPr>
        <w:t>2 page</w:t>
      </w:r>
      <w:proofErr w:type="gramEnd"/>
      <w:r>
        <w:rPr>
          <w:rFonts w:ascii="Calibri" w:eastAsia="Calibri" w:hAnsi="Calibri" w:cs="Calibri"/>
          <w:b/>
          <w:i/>
          <w:color w:val="666666"/>
          <w:sz w:val="22"/>
          <w:szCs w:val="22"/>
        </w:rPr>
        <w:t xml:space="preserve"> executive summary - answer the questions</w:t>
      </w:r>
      <w:r>
        <w:rPr>
          <w:rFonts w:ascii="Calibri" w:eastAsia="Calibri" w:hAnsi="Calibri" w:cs="Calibri"/>
          <w:b/>
          <w:i/>
          <w:color w:val="FF0000"/>
          <w:sz w:val="22"/>
          <w:szCs w:val="22"/>
        </w:rPr>
        <w:t xml:space="preserve"> in RED</w:t>
      </w:r>
      <w:r>
        <w:rPr>
          <w:rFonts w:ascii="Calibri" w:eastAsia="Calibri" w:hAnsi="Calibri" w:cs="Calibri"/>
          <w:b/>
          <w:i/>
          <w:color w:val="0000FF"/>
          <w:sz w:val="22"/>
          <w:szCs w:val="22"/>
        </w:rPr>
        <w:t xml:space="preserve"> and BLUE</w:t>
      </w:r>
    </w:p>
    <w:p w14:paraId="7D40BB48" w14:textId="77777777" w:rsidR="00B75F73" w:rsidRDefault="00641616">
      <w:pPr>
        <w:rPr>
          <w:rFonts w:ascii="Calibri" w:eastAsia="Calibri" w:hAnsi="Calibri" w:cs="Calibri"/>
          <w:i/>
          <w:color w:val="0000FF"/>
          <w:sz w:val="22"/>
          <w:szCs w:val="22"/>
        </w:rPr>
      </w:pPr>
      <w:r>
        <w:rPr>
          <w:rFonts w:ascii="Calibri" w:eastAsia="Calibri" w:hAnsi="Calibri" w:cs="Calibri"/>
          <w:b/>
          <w:i/>
          <w:color w:val="666666"/>
          <w:sz w:val="22"/>
          <w:szCs w:val="22"/>
        </w:rPr>
        <w:t xml:space="preserve">For a </w:t>
      </w:r>
      <w:proofErr w:type="gramStart"/>
      <w:r>
        <w:rPr>
          <w:rFonts w:ascii="Calibri" w:eastAsia="Calibri" w:hAnsi="Calibri" w:cs="Calibri"/>
          <w:b/>
          <w:i/>
          <w:sz w:val="22"/>
          <w:szCs w:val="22"/>
          <w:u w:val="single"/>
        </w:rPr>
        <w:t>1 page</w:t>
      </w:r>
      <w:proofErr w:type="gramEnd"/>
      <w:r>
        <w:rPr>
          <w:rFonts w:ascii="Calibri" w:eastAsia="Calibri" w:hAnsi="Calibri" w:cs="Calibri"/>
          <w:b/>
          <w:i/>
          <w:color w:val="666666"/>
          <w:sz w:val="22"/>
          <w:szCs w:val="22"/>
        </w:rPr>
        <w:t xml:space="preserve"> executive summary - answer the questions</w:t>
      </w:r>
      <w:r>
        <w:rPr>
          <w:rFonts w:ascii="Calibri" w:eastAsia="Calibri" w:hAnsi="Calibri" w:cs="Calibri"/>
          <w:b/>
          <w:i/>
          <w:color w:val="0000FF"/>
          <w:sz w:val="22"/>
          <w:szCs w:val="22"/>
        </w:rPr>
        <w:t xml:space="preserve"> in BLUE</w:t>
      </w:r>
    </w:p>
    <w:p w14:paraId="375DC533" w14:textId="77777777" w:rsidR="00B75F73" w:rsidRDefault="00B75F73">
      <w:pPr>
        <w:pBdr>
          <w:top w:val="nil"/>
          <w:left w:val="nil"/>
          <w:bottom w:val="nil"/>
          <w:right w:val="nil"/>
          <w:between w:val="nil"/>
        </w:pBdr>
        <w:rPr>
          <w:rFonts w:ascii="Calibri" w:eastAsia="Calibri" w:hAnsi="Calibri" w:cs="Calibri"/>
          <w:sz w:val="18"/>
          <w:szCs w:val="18"/>
        </w:rPr>
      </w:pPr>
    </w:p>
    <w:p w14:paraId="2362FBBD" w14:textId="77777777" w:rsidR="00B75F73" w:rsidRDefault="00641616">
      <w:pPr>
        <w:pStyle w:val="Heading1"/>
        <w:pBdr>
          <w:top w:val="nil"/>
          <w:left w:val="nil"/>
          <w:bottom w:val="nil"/>
          <w:right w:val="nil"/>
          <w:between w:val="nil"/>
        </w:pBdr>
      </w:pPr>
      <w:bookmarkStart w:id="0" w:name="_khzq94p1go6r" w:colFirst="0" w:colLast="0"/>
      <w:bookmarkEnd w:id="0"/>
      <w:r>
        <w:t xml:space="preserve">Business Overview </w:t>
      </w:r>
    </w:p>
    <w:p w14:paraId="27603CB5" w14:textId="77777777" w:rsidR="00B75F73" w:rsidRDefault="00641616">
      <w:pPr>
        <w:pBdr>
          <w:top w:val="nil"/>
          <w:left w:val="nil"/>
          <w:bottom w:val="nil"/>
          <w:right w:val="nil"/>
          <w:between w:val="nil"/>
        </w:pBdr>
        <w:rPr>
          <w:rFonts w:ascii="Calibri" w:eastAsia="Calibri" w:hAnsi="Calibri" w:cs="Calibri"/>
          <w:sz w:val="18"/>
          <w:szCs w:val="18"/>
        </w:rPr>
      </w:pPr>
      <w:r>
        <w:rPr>
          <w:rFonts w:ascii="Calibri" w:eastAsia="Calibri" w:hAnsi="Calibri" w:cs="Calibri"/>
          <w:sz w:val="18"/>
          <w:szCs w:val="18"/>
        </w:rPr>
        <w:t xml:space="preserve">The goal is to grab the reader’s attention, demonstrate credibility and show your company has momentum. </w:t>
      </w:r>
    </w:p>
    <w:p w14:paraId="3205A453" w14:textId="77777777" w:rsidR="00B75F73" w:rsidRDefault="00B75F73">
      <w:pPr>
        <w:pBdr>
          <w:top w:val="nil"/>
          <w:left w:val="nil"/>
          <w:bottom w:val="nil"/>
          <w:right w:val="nil"/>
          <w:between w:val="nil"/>
        </w:pBdr>
        <w:rPr>
          <w:rFonts w:ascii="Calibri" w:eastAsia="Calibri" w:hAnsi="Calibri" w:cs="Calibri"/>
          <w:sz w:val="18"/>
          <w:szCs w:val="18"/>
        </w:rPr>
      </w:pPr>
    </w:p>
    <w:p w14:paraId="1D7DE350" w14:textId="77777777" w:rsidR="00B75F73" w:rsidRDefault="00641616">
      <w:pPr>
        <w:pBdr>
          <w:top w:val="nil"/>
          <w:left w:val="nil"/>
          <w:bottom w:val="nil"/>
          <w:right w:val="nil"/>
          <w:between w:val="nil"/>
        </w:pBdr>
        <w:ind w:left="360"/>
        <w:rPr>
          <w:rFonts w:ascii="Calibri" w:eastAsia="Calibri" w:hAnsi="Calibri" w:cs="Calibri"/>
          <w:sz w:val="18"/>
          <w:szCs w:val="18"/>
        </w:rPr>
      </w:pPr>
      <w:r>
        <w:rPr>
          <w:rFonts w:ascii="Calibri" w:eastAsia="Calibri" w:hAnsi="Calibri" w:cs="Calibri"/>
          <w:sz w:val="18"/>
          <w:szCs w:val="18"/>
        </w:rPr>
        <w:t>OPTION 1:</w:t>
      </w:r>
    </w:p>
    <w:p w14:paraId="018641C4" w14:textId="77777777" w:rsidR="00B75F73" w:rsidRPr="004664C4" w:rsidRDefault="00641616">
      <w:pPr>
        <w:numPr>
          <w:ilvl w:val="0"/>
          <w:numId w:val="1"/>
        </w:numPr>
        <w:pBdr>
          <w:top w:val="nil"/>
          <w:left w:val="nil"/>
          <w:bottom w:val="nil"/>
          <w:right w:val="nil"/>
          <w:between w:val="nil"/>
        </w:pBdr>
        <w:ind w:hanging="90"/>
        <w:contextualSpacing/>
        <w:rPr>
          <w:color w:val="FF0000"/>
          <w:sz w:val="18"/>
          <w:szCs w:val="18"/>
          <w:u w:val="single"/>
        </w:rPr>
      </w:pPr>
      <w:r w:rsidRPr="004664C4">
        <w:rPr>
          <w:rFonts w:ascii="Calibri" w:eastAsia="Calibri" w:hAnsi="Calibri" w:cs="Calibri"/>
          <w:color w:val="FF0000"/>
          <w:sz w:val="18"/>
          <w:szCs w:val="18"/>
          <w:u w:val="single"/>
        </w:rPr>
        <w:t xml:space="preserve">Background: What background information does the reader need to know in order to be impressed about your offering?  </w:t>
      </w:r>
      <w:r w:rsidRPr="004664C4">
        <w:rPr>
          <w:rFonts w:ascii="Calibri" w:eastAsia="Calibri" w:hAnsi="Calibri" w:cs="Calibri"/>
          <w:i/>
          <w:color w:val="FF0000"/>
          <w:sz w:val="18"/>
          <w:szCs w:val="18"/>
          <w:u w:val="single"/>
        </w:rPr>
        <w:t>(i.e. what would you like the reader to know beforehand about your customers, industry, markets? What problem you are solving?)</w:t>
      </w:r>
      <w:r w:rsidRPr="004664C4">
        <w:rPr>
          <w:rFonts w:ascii="Calibri" w:eastAsia="Calibri" w:hAnsi="Calibri" w:cs="Calibri"/>
          <w:color w:val="FF0000"/>
          <w:sz w:val="18"/>
          <w:szCs w:val="18"/>
          <w:u w:val="single"/>
        </w:rPr>
        <w:t xml:space="preserve"> </w:t>
      </w:r>
    </w:p>
    <w:p w14:paraId="1695BD8B" w14:textId="2712A93A" w:rsidR="00B75F73" w:rsidRPr="00AC14E8" w:rsidRDefault="00641616">
      <w:pPr>
        <w:numPr>
          <w:ilvl w:val="0"/>
          <w:numId w:val="1"/>
        </w:numPr>
        <w:pBdr>
          <w:top w:val="nil"/>
          <w:left w:val="nil"/>
          <w:bottom w:val="nil"/>
          <w:right w:val="nil"/>
          <w:between w:val="nil"/>
        </w:pBdr>
        <w:ind w:hanging="90"/>
        <w:contextualSpacing/>
        <w:rPr>
          <w:color w:val="FF0000"/>
          <w:sz w:val="18"/>
          <w:szCs w:val="18"/>
          <w:u w:val="single"/>
        </w:rPr>
      </w:pPr>
      <w:r w:rsidRPr="00AC14E8">
        <w:rPr>
          <w:rFonts w:ascii="Calibri" w:eastAsia="Calibri" w:hAnsi="Calibri" w:cs="Calibri"/>
          <w:color w:val="FF0000"/>
          <w:sz w:val="18"/>
          <w:szCs w:val="18"/>
          <w:u w:val="single"/>
        </w:rPr>
        <w:t xml:space="preserve">Benefit: What is your product category and what is your specific main benefit to your customers? </w:t>
      </w:r>
    </w:p>
    <w:p w14:paraId="11F2F096" w14:textId="54A60AFC" w:rsidR="003E19EF" w:rsidRDefault="004C24A6" w:rsidP="003E19EF">
      <w:pPr>
        <w:numPr>
          <w:ilvl w:val="1"/>
          <w:numId w:val="1"/>
        </w:numPr>
        <w:pBdr>
          <w:top w:val="nil"/>
          <w:left w:val="nil"/>
          <w:bottom w:val="nil"/>
          <w:right w:val="nil"/>
          <w:between w:val="nil"/>
        </w:pBdr>
        <w:contextualSpacing/>
        <w:rPr>
          <w:sz w:val="18"/>
          <w:szCs w:val="18"/>
        </w:rPr>
      </w:pPr>
      <w:r>
        <w:rPr>
          <w:rFonts w:ascii="Calibri" w:eastAsia="Calibri" w:hAnsi="Calibri" w:cs="Calibri"/>
          <w:sz w:val="18"/>
          <w:szCs w:val="18"/>
        </w:rPr>
        <w:t xml:space="preserve">We create custom hydration packs for fans to be able to support the brands they love. </w:t>
      </w:r>
      <w:r w:rsidR="00381DA2">
        <w:rPr>
          <w:rFonts w:ascii="Calibri" w:eastAsia="Calibri" w:hAnsi="Calibri" w:cs="Calibri"/>
          <w:sz w:val="18"/>
          <w:szCs w:val="18"/>
        </w:rPr>
        <w:t xml:space="preserve">We help keep people </w:t>
      </w:r>
      <w:del w:id="1" w:author="Leonard Sachs" w:date="2019-09-11T11:20:00Z">
        <w:r w:rsidR="00381DA2" w:rsidDel="00AF3FBA">
          <w:rPr>
            <w:rFonts w:ascii="Calibri" w:eastAsia="Calibri" w:hAnsi="Calibri" w:cs="Calibri"/>
            <w:sz w:val="18"/>
            <w:szCs w:val="18"/>
          </w:rPr>
          <w:delText>a live</w:delText>
        </w:r>
      </w:del>
      <w:ins w:id="2" w:author="Leonard Sachs" w:date="2019-09-11T11:20:00Z">
        <w:r w:rsidR="00AF3FBA">
          <w:rPr>
            <w:rFonts w:ascii="Calibri" w:eastAsia="Calibri" w:hAnsi="Calibri" w:cs="Calibri"/>
            <w:sz w:val="18"/>
            <w:szCs w:val="18"/>
          </w:rPr>
          <w:t>hydrated</w:t>
        </w:r>
      </w:ins>
      <w:r w:rsidR="00381DA2">
        <w:rPr>
          <w:rFonts w:ascii="Calibri" w:eastAsia="Calibri" w:hAnsi="Calibri" w:cs="Calibri"/>
          <w:sz w:val="18"/>
          <w:szCs w:val="18"/>
        </w:rPr>
        <w:t xml:space="preserve"> while they are actively supporting what they love.</w:t>
      </w:r>
    </w:p>
    <w:p w14:paraId="09953FF6" w14:textId="76278931" w:rsidR="00B75F73" w:rsidRPr="00AC14E8" w:rsidRDefault="00641616">
      <w:pPr>
        <w:numPr>
          <w:ilvl w:val="0"/>
          <w:numId w:val="1"/>
        </w:numPr>
        <w:pBdr>
          <w:top w:val="nil"/>
          <w:left w:val="nil"/>
          <w:bottom w:val="nil"/>
          <w:right w:val="nil"/>
          <w:between w:val="nil"/>
        </w:pBdr>
        <w:ind w:hanging="90"/>
        <w:contextualSpacing/>
        <w:rPr>
          <w:i/>
          <w:color w:val="FF0000"/>
          <w:sz w:val="18"/>
          <w:szCs w:val="18"/>
          <w:u w:val="single"/>
        </w:rPr>
      </w:pPr>
      <w:r w:rsidRPr="00AC14E8">
        <w:rPr>
          <w:rFonts w:ascii="Calibri" w:eastAsia="Calibri" w:hAnsi="Calibri" w:cs="Calibri"/>
          <w:i/>
          <w:color w:val="FF0000"/>
          <w:sz w:val="18"/>
          <w:szCs w:val="18"/>
          <w:u w:val="single"/>
        </w:rPr>
        <w:t xml:space="preserve">(if not obvious) </w:t>
      </w:r>
      <w:r w:rsidRPr="00AC14E8">
        <w:rPr>
          <w:rFonts w:ascii="Calibri" w:eastAsia="Calibri" w:hAnsi="Calibri" w:cs="Calibri"/>
          <w:color w:val="FF0000"/>
          <w:sz w:val="18"/>
          <w:szCs w:val="18"/>
          <w:u w:val="single"/>
        </w:rPr>
        <w:t xml:space="preserve">Business Model: How will your company generate revenue with your solution?  </w:t>
      </w:r>
    </w:p>
    <w:p w14:paraId="65C71668" w14:textId="6E34E99C" w:rsidR="006F7602" w:rsidRDefault="006F7602" w:rsidP="006F7602">
      <w:pPr>
        <w:numPr>
          <w:ilvl w:val="1"/>
          <w:numId w:val="1"/>
        </w:numPr>
        <w:pBdr>
          <w:top w:val="nil"/>
          <w:left w:val="nil"/>
          <w:bottom w:val="nil"/>
          <w:right w:val="nil"/>
          <w:between w:val="nil"/>
        </w:pBdr>
        <w:contextualSpacing/>
        <w:rPr>
          <w:i/>
          <w:sz w:val="18"/>
          <w:szCs w:val="18"/>
        </w:rPr>
      </w:pPr>
      <w:commentRangeStart w:id="3"/>
      <w:r>
        <w:rPr>
          <w:rFonts w:ascii="Calibri" w:eastAsia="Calibri" w:hAnsi="Calibri" w:cs="Calibri"/>
          <w:i/>
          <w:sz w:val="18"/>
          <w:szCs w:val="18"/>
        </w:rPr>
        <w:t xml:space="preserve">E-commerce sales </w:t>
      </w:r>
      <w:commentRangeEnd w:id="3"/>
      <w:r w:rsidR="00AF3FBA">
        <w:rPr>
          <w:rStyle w:val="CommentReference"/>
        </w:rPr>
        <w:commentReference w:id="3"/>
      </w:r>
      <w:r>
        <w:rPr>
          <w:rFonts w:ascii="Calibri" w:eastAsia="Calibri" w:hAnsi="Calibri" w:cs="Calibri"/>
          <w:i/>
          <w:sz w:val="18"/>
          <w:szCs w:val="18"/>
        </w:rPr>
        <w:t xml:space="preserve">is our first door to our business. We will be focused on driving potential customers to our online store to order 1 </w:t>
      </w:r>
      <w:r w:rsidR="00453C18">
        <w:rPr>
          <w:rFonts w:ascii="Calibri" w:eastAsia="Calibri" w:hAnsi="Calibri" w:cs="Calibri"/>
          <w:i/>
          <w:sz w:val="18"/>
          <w:szCs w:val="18"/>
        </w:rPr>
        <w:t>–</w:t>
      </w:r>
      <w:r>
        <w:rPr>
          <w:rFonts w:ascii="Calibri" w:eastAsia="Calibri" w:hAnsi="Calibri" w:cs="Calibri"/>
          <w:i/>
          <w:sz w:val="18"/>
          <w:szCs w:val="18"/>
        </w:rPr>
        <w:t xml:space="preserve"> 1</w:t>
      </w:r>
      <w:r w:rsidR="00453C18">
        <w:rPr>
          <w:rFonts w:ascii="Calibri" w:eastAsia="Calibri" w:hAnsi="Calibri" w:cs="Calibri"/>
          <w:i/>
          <w:sz w:val="18"/>
          <w:szCs w:val="18"/>
        </w:rPr>
        <w:t>0,000+ custom hydration packs</w:t>
      </w:r>
      <w:r w:rsidR="00A60F76">
        <w:rPr>
          <w:rFonts w:ascii="Calibri" w:eastAsia="Calibri" w:hAnsi="Calibri" w:cs="Calibri"/>
          <w:i/>
          <w:sz w:val="18"/>
          <w:szCs w:val="18"/>
        </w:rPr>
        <w:t xml:space="preserve"> </w:t>
      </w:r>
      <w:r w:rsidR="00A60F76" w:rsidRPr="0047504E">
        <w:rPr>
          <w:rFonts w:ascii="Calibri" w:eastAsia="Calibri" w:hAnsi="Calibri" w:cs="Calibri"/>
          <w:i/>
          <w:sz w:val="18"/>
          <w:szCs w:val="18"/>
          <w:highlight w:val="yellow"/>
        </w:rPr>
        <w:t>[</w:t>
      </w:r>
      <w:r w:rsidR="0047504E" w:rsidRPr="0047504E">
        <w:rPr>
          <w:rFonts w:ascii="Calibri" w:eastAsia="Calibri" w:hAnsi="Calibri" w:cs="Calibri"/>
          <w:i/>
          <w:sz w:val="18"/>
          <w:szCs w:val="18"/>
          <w:highlight w:val="yellow"/>
        </w:rPr>
        <w:t xml:space="preserve">include </w:t>
      </w:r>
      <w:r w:rsidR="00A60F76" w:rsidRPr="0047504E">
        <w:rPr>
          <w:rFonts w:ascii="Calibri" w:eastAsia="Calibri" w:hAnsi="Calibri" w:cs="Calibri"/>
          <w:i/>
          <w:sz w:val="18"/>
          <w:szCs w:val="18"/>
          <w:highlight w:val="yellow"/>
        </w:rPr>
        <w:t>Business model canvas</w:t>
      </w:r>
      <w:r w:rsidR="00460946" w:rsidRPr="0047504E">
        <w:rPr>
          <w:rFonts w:ascii="Calibri" w:eastAsia="Calibri" w:hAnsi="Calibri" w:cs="Calibri"/>
          <w:i/>
          <w:sz w:val="18"/>
          <w:szCs w:val="18"/>
          <w:highlight w:val="yellow"/>
        </w:rPr>
        <w:t>?</w:t>
      </w:r>
      <w:r w:rsidR="00A60F76" w:rsidRPr="0047504E">
        <w:rPr>
          <w:rFonts w:ascii="Calibri" w:eastAsia="Calibri" w:hAnsi="Calibri" w:cs="Calibri"/>
          <w:i/>
          <w:sz w:val="18"/>
          <w:szCs w:val="18"/>
          <w:highlight w:val="yellow"/>
        </w:rPr>
        <w:t>]</w:t>
      </w:r>
    </w:p>
    <w:p w14:paraId="3DC383C4" w14:textId="4B1AA82F" w:rsidR="00B75F73" w:rsidRPr="00AC14E8" w:rsidRDefault="00641616">
      <w:pPr>
        <w:numPr>
          <w:ilvl w:val="0"/>
          <w:numId w:val="1"/>
        </w:numPr>
        <w:pBdr>
          <w:top w:val="nil"/>
          <w:left w:val="nil"/>
          <w:bottom w:val="nil"/>
          <w:right w:val="nil"/>
          <w:between w:val="nil"/>
        </w:pBdr>
        <w:ind w:hanging="90"/>
        <w:contextualSpacing/>
        <w:rPr>
          <w:color w:val="FF0000"/>
          <w:sz w:val="18"/>
          <w:szCs w:val="18"/>
          <w:u w:val="single"/>
        </w:rPr>
      </w:pPr>
      <w:r w:rsidRPr="00AC14E8">
        <w:rPr>
          <w:rFonts w:ascii="Calibri" w:eastAsia="Calibri" w:hAnsi="Calibri" w:cs="Calibri"/>
          <w:color w:val="FF0000"/>
          <w:sz w:val="18"/>
          <w:szCs w:val="18"/>
          <w:u w:val="single"/>
        </w:rPr>
        <w:t xml:space="preserve">Traction: Highlight your company’s single most impressive accomplishment so far. </w:t>
      </w:r>
    </w:p>
    <w:p w14:paraId="58B2E57F" w14:textId="7B407DE3" w:rsidR="001C2B53" w:rsidRDefault="001C2B53" w:rsidP="001C2B53">
      <w:pPr>
        <w:numPr>
          <w:ilvl w:val="1"/>
          <w:numId w:val="1"/>
        </w:numPr>
        <w:pBdr>
          <w:top w:val="nil"/>
          <w:left w:val="nil"/>
          <w:bottom w:val="nil"/>
          <w:right w:val="nil"/>
          <w:between w:val="nil"/>
        </w:pBdr>
        <w:contextualSpacing/>
        <w:rPr>
          <w:sz w:val="18"/>
          <w:szCs w:val="18"/>
        </w:rPr>
      </w:pPr>
      <w:r>
        <w:rPr>
          <w:rFonts w:ascii="Calibri" w:eastAsia="Calibri" w:hAnsi="Calibri" w:cs="Calibri"/>
          <w:sz w:val="18"/>
          <w:szCs w:val="18"/>
        </w:rPr>
        <w:t xml:space="preserve">We’ve obtained a bulk purchase order </w:t>
      </w:r>
      <w:r w:rsidR="00905DAD">
        <w:rPr>
          <w:rFonts w:ascii="Calibri" w:eastAsia="Calibri" w:hAnsi="Calibri" w:cs="Calibri"/>
          <w:sz w:val="18"/>
          <w:szCs w:val="18"/>
        </w:rPr>
        <w:t xml:space="preserve">with </w:t>
      </w:r>
      <w:r w:rsidR="000F082A">
        <w:rPr>
          <w:rFonts w:ascii="Calibri" w:eastAsia="Calibri" w:hAnsi="Calibri" w:cs="Calibri"/>
          <w:sz w:val="18"/>
          <w:szCs w:val="18"/>
        </w:rPr>
        <w:t xml:space="preserve">a 53.57% margins </w:t>
      </w:r>
      <w:r>
        <w:rPr>
          <w:rFonts w:ascii="Calibri" w:eastAsia="Calibri" w:hAnsi="Calibri" w:cs="Calibri"/>
          <w:sz w:val="18"/>
          <w:szCs w:val="18"/>
        </w:rPr>
        <w:t>&amp; partnered with DanceSafe, the largest 501.</w:t>
      </w:r>
      <w:r w:rsidR="00905DAD">
        <w:rPr>
          <w:rFonts w:ascii="Calibri" w:eastAsia="Calibri" w:hAnsi="Calibri" w:cs="Calibri"/>
          <w:sz w:val="18"/>
          <w:szCs w:val="18"/>
        </w:rPr>
        <w:t>C</w:t>
      </w:r>
      <w:r>
        <w:rPr>
          <w:rFonts w:ascii="Calibri" w:eastAsia="Calibri" w:hAnsi="Calibri" w:cs="Calibri"/>
          <w:sz w:val="18"/>
          <w:szCs w:val="18"/>
        </w:rPr>
        <w:t>3 organization in the night life community in North America.</w:t>
      </w:r>
    </w:p>
    <w:p w14:paraId="10A2CBA9" w14:textId="275BE5E8" w:rsidR="00B75F73" w:rsidRPr="006B251C" w:rsidRDefault="00641616">
      <w:pPr>
        <w:numPr>
          <w:ilvl w:val="0"/>
          <w:numId w:val="1"/>
        </w:numPr>
        <w:pBdr>
          <w:top w:val="nil"/>
          <w:left w:val="nil"/>
          <w:bottom w:val="nil"/>
          <w:right w:val="nil"/>
          <w:between w:val="nil"/>
        </w:pBdr>
        <w:ind w:hanging="90"/>
        <w:contextualSpacing/>
        <w:rPr>
          <w:color w:val="FF0000"/>
          <w:sz w:val="18"/>
          <w:szCs w:val="18"/>
          <w:u w:val="single"/>
        </w:rPr>
      </w:pPr>
      <w:r w:rsidRPr="006B251C">
        <w:rPr>
          <w:rFonts w:ascii="Calibri" w:eastAsia="Calibri" w:hAnsi="Calibri" w:cs="Calibri"/>
          <w:i/>
          <w:color w:val="FF0000"/>
          <w:sz w:val="18"/>
          <w:szCs w:val="18"/>
          <w:u w:val="single"/>
        </w:rPr>
        <w:t>(Optional)</w:t>
      </w:r>
      <w:r w:rsidRPr="006B251C">
        <w:rPr>
          <w:rFonts w:ascii="Calibri" w:eastAsia="Calibri" w:hAnsi="Calibri" w:cs="Calibri"/>
          <w:color w:val="FF0000"/>
          <w:sz w:val="18"/>
          <w:szCs w:val="18"/>
          <w:u w:val="single"/>
        </w:rPr>
        <w:t xml:space="preserve"> Why will this be a lucrative endeavor for all </w:t>
      </w:r>
      <w:proofErr w:type="gramStart"/>
      <w:r w:rsidRPr="006B251C">
        <w:rPr>
          <w:rFonts w:ascii="Calibri" w:eastAsia="Calibri" w:hAnsi="Calibri" w:cs="Calibri"/>
          <w:color w:val="FF0000"/>
          <w:sz w:val="18"/>
          <w:szCs w:val="18"/>
          <w:u w:val="single"/>
        </w:rPr>
        <w:t>involved?*</w:t>
      </w:r>
      <w:proofErr w:type="gramEnd"/>
      <w:r w:rsidRPr="006B251C">
        <w:rPr>
          <w:rFonts w:ascii="Calibri" w:eastAsia="Calibri" w:hAnsi="Calibri" w:cs="Calibri"/>
          <w:color w:val="FF0000"/>
          <w:sz w:val="18"/>
          <w:szCs w:val="18"/>
          <w:u w:val="single"/>
        </w:rPr>
        <w:t xml:space="preserve">** </w:t>
      </w:r>
    </w:p>
    <w:p w14:paraId="63F30A53" w14:textId="7EBBEA49" w:rsidR="00CF0E11" w:rsidRPr="004A191D" w:rsidRDefault="00CF0E11" w:rsidP="00CF0E11">
      <w:pPr>
        <w:numPr>
          <w:ilvl w:val="1"/>
          <w:numId w:val="1"/>
        </w:numPr>
        <w:pBdr>
          <w:top w:val="nil"/>
          <w:left w:val="nil"/>
          <w:bottom w:val="nil"/>
          <w:right w:val="nil"/>
          <w:between w:val="nil"/>
        </w:pBdr>
        <w:contextualSpacing/>
        <w:rPr>
          <w:iCs/>
          <w:sz w:val="18"/>
          <w:szCs w:val="18"/>
        </w:rPr>
      </w:pPr>
      <w:r>
        <w:rPr>
          <w:rFonts w:ascii="Calibri" w:eastAsia="Calibri" w:hAnsi="Calibri" w:cs="Calibri"/>
          <w:iCs/>
          <w:sz w:val="18"/>
          <w:szCs w:val="18"/>
        </w:rPr>
        <w:t xml:space="preserve">We don’t just have an idea with hopes people would want it. We have </w:t>
      </w:r>
      <w:r w:rsidRPr="004A191D">
        <w:rPr>
          <w:rFonts w:ascii="Calibri" w:eastAsia="Calibri" w:hAnsi="Calibri" w:cs="Calibri"/>
          <w:iCs/>
          <w:sz w:val="18"/>
          <w:szCs w:val="18"/>
        </w:rPr>
        <w:t>purchase order</w:t>
      </w:r>
      <w:r>
        <w:rPr>
          <w:rFonts w:ascii="Calibri" w:eastAsia="Calibri" w:hAnsi="Calibri" w:cs="Calibri"/>
          <w:iCs/>
          <w:sz w:val="18"/>
          <w:szCs w:val="18"/>
        </w:rPr>
        <w:t>s</w:t>
      </w:r>
      <w:r w:rsidRPr="004A191D">
        <w:rPr>
          <w:rFonts w:ascii="Calibri" w:eastAsia="Calibri" w:hAnsi="Calibri" w:cs="Calibri"/>
          <w:iCs/>
          <w:sz w:val="18"/>
          <w:szCs w:val="18"/>
        </w:rPr>
        <w:t xml:space="preserve"> </w:t>
      </w:r>
      <w:r>
        <w:rPr>
          <w:rFonts w:ascii="Calibri" w:eastAsia="Calibri" w:hAnsi="Calibri" w:cs="Calibri"/>
          <w:iCs/>
          <w:sz w:val="18"/>
          <w:szCs w:val="18"/>
        </w:rPr>
        <w:t xml:space="preserve">that have </w:t>
      </w:r>
      <w:r w:rsidRPr="004A191D">
        <w:rPr>
          <w:rFonts w:ascii="Calibri" w:eastAsia="Calibri" w:hAnsi="Calibri" w:cs="Calibri"/>
          <w:iCs/>
          <w:sz w:val="18"/>
          <w:szCs w:val="18"/>
        </w:rPr>
        <w:t xml:space="preserve">generated revenue and partnership </w:t>
      </w:r>
      <w:r>
        <w:rPr>
          <w:rFonts w:ascii="Calibri" w:eastAsia="Calibri" w:hAnsi="Calibri" w:cs="Calibri"/>
          <w:iCs/>
          <w:sz w:val="18"/>
          <w:szCs w:val="18"/>
        </w:rPr>
        <w:t xml:space="preserve">that </w:t>
      </w:r>
      <w:r w:rsidRPr="004A191D">
        <w:rPr>
          <w:rFonts w:ascii="Calibri" w:eastAsia="Calibri" w:hAnsi="Calibri" w:cs="Calibri"/>
          <w:iCs/>
          <w:sz w:val="18"/>
          <w:szCs w:val="18"/>
        </w:rPr>
        <w:t xml:space="preserve">shows </w:t>
      </w:r>
      <w:r>
        <w:rPr>
          <w:rFonts w:ascii="Calibri" w:eastAsia="Calibri" w:hAnsi="Calibri" w:cs="Calibri"/>
          <w:iCs/>
          <w:sz w:val="18"/>
          <w:szCs w:val="18"/>
        </w:rPr>
        <w:t xml:space="preserve">the </w:t>
      </w:r>
      <w:r w:rsidRPr="004A191D">
        <w:rPr>
          <w:rFonts w:ascii="Calibri" w:eastAsia="Calibri" w:hAnsi="Calibri" w:cs="Calibri"/>
          <w:iCs/>
          <w:sz w:val="18"/>
          <w:szCs w:val="18"/>
        </w:rPr>
        <w:t>credibility of our brand for our beachhead market &amp; the community</w:t>
      </w:r>
      <w:ins w:id="4" w:author="Leonard Sachs" w:date="2019-09-11T11:22:00Z">
        <w:r w:rsidR="00AF3FBA">
          <w:rPr>
            <w:rFonts w:ascii="Calibri" w:eastAsia="Calibri" w:hAnsi="Calibri" w:cs="Calibri"/>
            <w:iCs/>
            <w:sz w:val="18"/>
            <w:szCs w:val="18"/>
          </w:rPr>
          <w:t>.</w:t>
        </w:r>
      </w:ins>
    </w:p>
    <w:p w14:paraId="3C767438" w14:textId="77777777" w:rsidR="000F2A80" w:rsidRPr="000F2A80" w:rsidRDefault="000F2A80" w:rsidP="000F2A80">
      <w:pPr>
        <w:numPr>
          <w:ilvl w:val="1"/>
          <w:numId w:val="1"/>
        </w:numPr>
        <w:pBdr>
          <w:top w:val="nil"/>
          <w:left w:val="nil"/>
          <w:bottom w:val="nil"/>
          <w:right w:val="nil"/>
          <w:between w:val="nil"/>
        </w:pBdr>
        <w:contextualSpacing/>
        <w:rPr>
          <w:sz w:val="18"/>
          <w:szCs w:val="18"/>
          <w:u w:val="single"/>
        </w:rPr>
      </w:pPr>
      <w:r>
        <w:rPr>
          <w:rFonts w:ascii="Calibri" w:eastAsia="Calibri" w:hAnsi="Calibri" w:cs="Calibri"/>
          <w:iCs/>
          <w:sz w:val="18"/>
          <w:szCs w:val="18"/>
        </w:rPr>
        <w:t xml:space="preserve">We are helping the local economy by bringing production to Michigan. We are working with local businesses and charities for the entire process. </w:t>
      </w:r>
    </w:p>
    <w:p w14:paraId="0B8FC89B" w14:textId="7B00233A" w:rsidR="000F2A80" w:rsidRPr="00D54720" w:rsidRDefault="000F2A80" w:rsidP="000F2A80">
      <w:pPr>
        <w:numPr>
          <w:ilvl w:val="2"/>
          <w:numId w:val="1"/>
        </w:numPr>
        <w:pBdr>
          <w:top w:val="nil"/>
          <w:left w:val="nil"/>
          <w:bottom w:val="nil"/>
          <w:right w:val="nil"/>
          <w:between w:val="nil"/>
        </w:pBdr>
        <w:contextualSpacing/>
        <w:rPr>
          <w:sz w:val="18"/>
          <w:szCs w:val="18"/>
          <w:u w:val="single"/>
        </w:rPr>
      </w:pPr>
      <w:r w:rsidRPr="000F2A80">
        <w:rPr>
          <w:rFonts w:ascii="Calibri" w:eastAsia="Calibri" w:hAnsi="Calibri" w:cs="Calibri"/>
          <w:iCs/>
          <w:sz w:val="18"/>
          <w:szCs w:val="18"/>
          <w:u w:val="single"/>
        </w:rPr>
        <w:t>US Manufacturing</w:t>
      </w:r>
      <w:r w:rsidR="00D54720">
        <w:rPr>
          <w:rFonts w:ascii="Calibri" w:eastAsia="Calibri" w:hAnsi="Calibri" w:cs="Calibri"/>
          <w:iCs/>
          <w:sz w:val="18"/>
          <w:szCs w:val="18"/>
        </w:rPr>
        <w:t xml:space="preserve"> (Fraser) - C</w:t>
      </w:r>
      <w:r>
        <w:rPr>
          <w:rFonts w:ascii="Calibri" w:eastAsia="Calibri" w:hAnsi="Calibri" w:cs="Calibri"/>
          <w:iCs/>
          <w:sz w:val="18"/>
          <w:szCs w:val="18"/>
        </w:rPr>
        <w:t xml:space="preserve">reating our assembly line, bladder production &amp; automation </w:t>
      </w:r>
      <w:del w:id="5" w:author="Leonard Sachs" w:date="2019-09-11T11:23:00Z">
        <w:r w:rsidDel="00AF3FBA">
          <w:rPr>
            <w:rFonts w:ascii="Calibri" w:eastAsia="Calibri" w:hAnsi="Calibri" w:cs="Calibri"/>
            <w:iCs/>
            <w:sz w:val="18"/>
            <w:szCs w:val="18"/>
          </w:rPr>
          <w:delText xml:space="preserve">Process </w:delText>
        </w:r>
      </w:del>
      <w:ins w:id="6" w:author="Leonard Sachs" w:date="2019-09-11T11:23:00Z">
        <w:r w:rsidR="00AF3FBA">
          <w:rPr>
            <w:rFonts w:ascii="Calibri" w:eastAsia="Calibri" w:hAnsi="Calibri" w:cs="Calibri"/>
            <w:iCs/>
            <w:sz w:val="18"/>
            <w:szCs w:val="18"/>
          </w:rPr>
          <w:t xml:space="preserve">process </w:t>
        </w:r>
      </w:ins>
      <w:r>
        <w:rPr>
          <w:rFonts w:ascii="Calibri" w:eastAsia="Calibri" w:hAnsi="Calibri" w:cs="Calibri"/>
          <w:iCs/>
          <w:sz w:val="18"/>
          <w:szCs w:val="18"/>
        </w:rPr>
        <w:t>starting with printing</w:t>
      </w:r>
    </w:p>
    <w:p w14:paraId="7B5E13C8" w14:textId="75035759" w:rsidR="00D54720" w:rsidRDefault="00D54720" w:rsidP="000F2A80">
      <w:pPr>
        <w:numPr>
          <w:ilvl w:val="2"/>
          <w:numId w:val="1"/>
        </w:numPr>
        <w:pBdr>
          <w:top w:val="nil"/>
          <w:left w:val="nil"/>
          <w:bottom w:val="nil"/>
          <w:right w:val="nil"/>
          <w:between w:val="nil"/>
        </w:pBdr>
        <w:contextualSpacing/>
        <w:rPr>
          <w:sz w:val="18"/>
          <w:szCs w:val="18"/>
          <w:u w:val="single"/>
        </w:rPr>
      </w:pPr>
      <w:r>
        <w:rPr>
          <w:rFonts w:ascii="Calibri" w:eastAsia="Calibri" w:hAnsi="Calibri" w:cs="Calibri"/>
          <w:iCs/>
          <w:sz w:val="18"/>
          <w:szCs w:val="18"/>
          <w:u w:val="single"/>
        </w:rPr>
        <w:t>Detroit Print Media</w:t>
      </w:r>
      <w:r>
        <w:rPr>
          <w:rFonts w:ascii="Calibri" w:eastAsia="Calibri" w:hAnsi="Calibri" w:cs="Calibri"/>
          <w:iCs/>
          <w:sz w:val="18"/>
          <w:szCs w:val="18"/>
        </w:rPr>
        <w:t xml:space="preserve"> (Fraser) – Signage &amp; </w:t>
      </w:r>
      <w:del w:id="7" w:author="Leonard Sachs" w:date="2019-09-11T11:23:00Z">
        <w:r w:rsidDel="00AF3FBA">
          <w:rPr>
            <w:rFonts w:ascii="Calibri" w:eastAsia="Calibri" w:hAnsi="Calibri" w:cs="Calibri"/>
            <w:iCs/>
            <w:sz w:val="18"/>
            <w:szCs w:val="18"/>
          </w:rPr>
          <w:delText xml:space="preserve">Printing </w:delText>
        </w:r>
      </w:del>
      <w:ins w:id="8" w:author="Leonard Sachs" w:date="2019-09-11T11:23:00Z">
        <w:r w:rsidR="00AF3FBA">
          <w:rPr>
            <w:rFonts w:ascii="Calibri" w:eastAsia="Calibri" w:hAnsi="Calibri" w:cs="Calibri"/>
            <w:iCs/>
            <w:sz w:val="18"/>
            <w:szCs w:val="18"/>
          </w:rPr>
          <w:t xml:space="preserve">printing </w:t>
        </w:r>
      </w:ins>
      <w:r>
        <w:rPr>
          <w:rFonts w:ascii="Calibri" w:eastAsia="Calibri" w:hAnsi="Calibri" w:cs="Calibri"/>
          <w:iCs/>
          <w:sz w:val="18"/>
          <w:szCs w:val="18"/>
        </w:rPr>
        <w:t>current packs</w:t>
      </w:r>
    </w:p>
    <w:p w14:paraId="5FE17E39" w14:textId="328ECA44" w:rsidR="000F2A80" w:rsidRPr="000F2A80" w:rsidRDefault="000F2A80" w:rsidP="000F2A80">
      <w:pPr>
        <w:numPr>
          <w:ilvl w:val="2"/>
          <w:numId w:val="1"/>
        </w:numPr>
        <w:pBdr>
          <w:top w:val="nil"/>
          <w:left w:val="nil"/>
          <w:bottom w:val="nil"/>
          <w:right w:val="nil"/>
          <w:between w:val="nil"/>
        </w:pBdr>
        <w:contextualSpacing/>
        <w:rPr>
          <w:sz w:val="18"/>
          <w:szCs w:val="18"/>
          <w:u w:val="single"/>
        </w:rPr>
      </w:pPr>
      <w:r>
        <w:rPr>
          <w:sz w:val="18"/>
          <w:szCs w:val="18"/>
          <w:u w:val="single"/>
        </w:rPr>
        <w:t>Refuge of Nations</w:t>
      </w:r>
      <w:r>
        <w:rPr>
          <w:sz w:val="18"/>
          <w:szCs w:val="18"/>
        </w:rPr>
        <w:t xml:space="preserve"> </w:t>
      </w:r>
      <w:r w:rsidR="00D54720">
        <w:rPr>
          <w:sz w:val="18"/>
          <w:szCs w:val="18"/>
        </w:rPr>
        <w:t>(Detroit)</w:t>
      </w:r>
      <w:r>
        <w:rPr>
          <w:sz w:val="18"/>
          <w:szCs w:val="18"/>
        </w:rPr>
        <w:t>– Charity we are using for seamstress work</w:t>
      </w:r>
    </w:p>
    <w:p w14:paraId="388A6AA3" w14:textId="4609421A" w:rsidR="000F2A80" w:rsidRPr="000F2A80" w:rsidRDefault="000F2A80" w:rsidP="000F2A80">
      <w:pPr>
        <w:numPr>
          <w:ilvl w:val="2"/>
          <w:numId w:val="1"/>
        </w:numPr>
        <w:pBdr>
          <w:top w:val="nil"/>
          <w:left w:val="nil"/>
          <w:bottom w:val="nil"/>
          <w:right w:val="nil"/>
          <w:between w:val="nil"/>
        </w:pBdr>
        <w:contextualSpacing/>
        <w:rPr>
          <w:sz w:val="18"/>
          <w:szCs w:val="18"/>
          <w:u w:val="single"/>
        </w:rPr>
      </w:pPr>
      <w:r>
        <w:rPr>
          <w:sz w:val="18"/>
          <w:szCs w:val="18"/>
          <w:u w:val="single"/>
        </w:rPr>
        <w:t>Detroit Sublimation</w:t>
      </w:r>
      <w:r w:rsidR="00D54720">
        <w:rPr>
          <w:sz w:val="18"/>
          <w:szCs w:val="18"/>
          <w:u w:val="single"/>
        </w:rPr>
        <w:t xml:space="preserve"> </w:t>
      </w:r>
      <w:r w:rsidR="00D54720">
        <w:rPr>
          <w:sz w:val="18"/>
          <w:szCs w:val="18"/>
        </w:rPr>
        <w:t>(Pontiac)</w:t>
      </w:r>
      <w:r>
        <w:rPr>
          <w:sz w:val="18"/>
          <w:szCs w:val="18"/>
        </w:rPr>
        <w:t xml:space="preserve"> – Printing </w:t>
      </w:r>
      <w:del w:id="9" w:author="Leonard Sachs" w:date="2019-09-11T11:23:00Z">
        <w:r w:rsidDel="00AF3FBA">
          <w:rPr>
            <w:sz w:val="18"/>
            <w:szCs w:val="18"/>
          </w:rPr>
          <w:delText>Expert</w:delText>
        </w:r>
      </w:del>
      <w:ins w:id="10" w:author="Leonard Sachs" w:date="2019-09-11T11:23:00Z">
        <w:r w:rsidR="00AF3FBA">
          <w:rPr>
            <w:sz w:val="18"/>
            <w:szCs w:val="18"/>
          </w:rPr>
          <w:t>expert</w:t>
        </w:r>
      </w:ins>
      <w:r>
        <w:rPr>
          <w:sz w:val="18"/>
          <w:szCs w:val="18"/>
        </w:rPr>
        <w:t xml:space="preserve">, working on </w:t>
      </w:r>
      <w:del w:id="11" w:author="Leonard Sachs" w:date="2019-09-11T11:23:00Z">
        <w:r w:rsidDel="00AF3FBA">
          <w:rPr>
            <w:sz w:val="18"/>
            <w:szCs w:val="18"/>
          </w:rPr>
          <w:delText xml:space="preserve">Future </w:delText>
        </w:r>
      </w:del>
      <w:ins w:id="12" w:author="Leonard Sachs" w:date="2019-09-11T11:23:00Z">
        <w:r w:rsidR="00AF3FBA">
          <w:rPr>
            <w:sz w:val="18"/>
            <w:szCs w:val="18"/>
          </w:rPr>
          <w:t xml:space="preserve">Future </w:t>
        </w:r>
      </w:ins>
      <w:r>
        <w:rPr>
          <w:sz w:val="18"/>
          <w:szCs w:val="18"/>
        </w:rPr>
        <w:t xml:space="preserve">solutions with </w:t>
      </w:r>
      <w:del w:id="13" w:author="Leonard Sachs" w:date="2019-09-11T11:23:00Z">
        <w:r w:rsidDel="00AF3FBA">
          <w:rPr>
            <w:sz w:val="18"/>
            <w:szCs w:val="18"/>
          </w:rPr>
          <w:delText xml:space="preserve">Light </w:delText>
        </w:r>
      </w:del>
      <w:ins w:id="14" w:author="Leonard Sachs" w:date="2019-09-11T11:23:00Z">
        <w:r w:rsidR="00AF3FBA">
          <w:rPr>
            <w:sz w:val="18"/>
            <w:szCs w:val="18"/>
          </w:rPr>
          <w:t xml:space="preserve">light </w:t>
        </w:r>
      </w:ins>
      <w:r>
        <w:rPr>
          <w:sz w:val="18"/>
          <w:szCs w:val="18"/>
        </w:rPr>
        <w:t>up pack &amp; other materials</w:t>
      </w:r>
      <w:r w:rsidR="0098629E">
        <w:rPr>
          <w:sz w:val="18"/>
          <w:szCs w:val="18"/>
        </w:rPr>
        <w:t xml:space="preserve"> such as hemp</w:t>
      </w:r>
      <w:r>
        <w:rPr>
          <w:sz w:val="18"/>
          <w:szCs w:val="18"/>
        </w:rPr>
        <w:t>.</w:t>
      </w:r>
    </w:p>
    <w:p w14:paraId="21E8F88F" w14:textId="2A682243" w:rsidR="000F2A80" w:rsidRPr="00D54720" w:rsidRDefault="00D54720" w:rsidP="000F2A80">
      <w:pPr>
        <w:numPr>
          <w:ilvl w:val="2"/>
          <w:numId w:val="1"/>
        </w:numPr>
        <w:pBdr>
          <w:top w:val="nil"/>
          <w:left w:val="nil"/>
          <w:bottom w:val="nil"/>
          <w:right w:val="nil"/>
          <w:between w:val="nil"/>
        </w:pBdr>
        <w:contextualSpacing/>
        <w:rPr>
          <w:sz w:val="18"/>
          <w:szCs w:val="18"/>
          <w:u w:val="single"/>
        </w:rPr>
      </w:pPr>
      <w:proofErr w:type="spellStart"/>
      <w:r>
        <w:rPr>
          <w:sz w:val="18"/>
          <w:szCs w:val="18"/>
          <w:u w:val="single"/>
        </w:rPr>
        <w:t>SleepEasyBranding</w:t>
      </w:r>
      <w:proofErr w:type="spellEnd"/>
      <w:r>
        <w:rPr>
          <w:sz w:val="18"/>
          <w:szCs w:val="18"/>
        </w:rPr>
        <w:t xml:space="preserve"> (Lansing)– Website </w:t>
      </w:r>
      <w:del w:id="15" w:author="Leonard Sachs" w:date="2019-09-11T11:23:00Z">
        <w:r w:rsidDel="00AF3FBA">
          <w:rPr>
            <w:sz w:val="18"/>
            <w:szCs w:val="18"/>
          </w:rPr>
          <w:delText>Rebuild</w:delText>
        </w:r>
      </w:del>
      <w:ins w:id="16" w:author="Leonard Sachs" w:date="2019-09-11T11:23:00Z">
        <w:r w:rsidR="00AF3FBA">
          <w:rPr>
            <w:sz w:val="18"/>
            <w:szCs w:val="18"/>
          </w:rPr>
          <w:t>rebuild</w:t>
        </w:r>
      </w:ins>
      <w:r>
        <w:rPr>
          <w:sz w:val="18"/>
          <w:szCs w:val="18"/>
        </w:rPr>
        <w:t xml:space="preserve">, </w:t>
      </w:r>
      <w:del w:id="17" w:author="Leonard Sachs" w:date="2019-09-11T11:23:00Z">
        <w:r w:rsidDel="00AF3FBA">
          <w:rPr>
            <w:sz w:val="18"/>
            <w:szCs w:val="18"/>
          </w:rPr>
          <w:delText xml:space="preserve">Experience </w:delText>
        </w:r>
      </w:del>
      <w:ins w:id="18" w:author="Leonard Sachs" w:date="2019-09-11T11:23:00Z">
        <w:r w:rsidR="00AF3FBA">
          <w:rPr>
            <w:sz w:val="18"/>
            <w:szCs w:val="18"/>
          </w:rPr>
          <w:t xml:space="preserve">experience </w:t>
        </w:r>
      </w:ins>
      <w:r>
        <w:rPr>
          <w:sz w:val="18"/>
          <w:szCs w:val="18"/>
        </w:rPr>
        <w:t>with E-commerce automation &amp; design.</w:t>
      </w:r>
    </w:p>
    <w:p w14:paraId="4348C427" w14:textId="3E54D7B8" w:rsidR="00D54720" w:rsidRPr="00D54720" w:rsidRDefault="00D54720" w:rsidP="000F2A80">
      <w:pPr>
        <w:numPr>
          <w:ilvl w:val="2"/>
          <w:numId w:val="1"/>
        </w:numPr>
        <w:pBdr>
          <w:top w:val="nil"/>
          <w:left w:val="nil"/>
          <w:bottom w:val="nil"/>
          <w:right w:val="nil"/>
          <w:between w:val="nil"/>
        </w:pBdr>
        <w:contextualSpacing/>
        <w:rPr>
          <w:sz w:val="18"/>
          <w:szCs w:val="18"/>
          <w:u w:val="single"/>
        </w:rPr>
      </w:pPr>
      <w:r>
        <w:rPr>
          <w:sz w:val="18"/>
          <w:szCs w:val="18"/>
          <w:u w:val="single"/>
        </w:rPr>
        <w:t xml:space="preserve">Automation Alley </w:t>
      </w:r>
      <w:r>
        <w:rPr>
          <w:sz w:val="18"/>
          <w:szCs w:val="18"/>
        </w:rPr>
        <w:t>(Troy) – Helping us find local resources to streamline our process &amp; better local economy for sustainable future</w:t>
      </w:r>
    </w:p>
    <w:p w14:paraId="57E47C25" w14:textId="3C9F436B" w:rsidR="00D54720" w:rsidRPr="00D25F48" w:rsidRDefault="00D54720" w:rsidP="000F2A80">
      <w:pPr>
        <w:numPr>
          <w:ilvl w:val="2"/>
          <w:numId w:val="1"/>
        </w:numPr>
        <w:pBdr>
          <w:top w:val="nil"/>
          <w:left w:val="nil"/>
          <w:bottom w:val="nil"/>
          <w:right w:val="nil"/>
          <w:between w:val="nil"/>
        </w:pBdr>
        <w:contextualSpacing/>
        <w:rPr>
          <w:sz w:val="18"/>
          <w:szCs w:val="18"/>
          <w:u w:val="single"/>
        </w:rPr>
      </w:pPr>
      <w:r>
        <w:rPr>
          <w:sz w:val="18"/>
          <w:szCs w:val="18"/>
          <w:u w:val="single"/>
        </w:rPr>
        <w:t>Blue Newt</w:t>
      </w:r>
      <w:r w:rsidR="00D25F48">
        <w:rPr>
          <w:sz w:val="18"/>
          <w:szCs w:val="18"/>
        </w:rPr>
        <w:t xml:space="preserve"> (Ann Arbor) – App </w:t>
      </w:r>
      <w:del w:id="19" w:author="Leonard Sachs" w:date="2019-09-11T11:23:00Z">
        <w:r w:rsidR="00D25F48" w:rsidDel="00AF3FBA">
          <w:rPr>
            <w:sz w:val="18"/>
            <w:szCs w:val="18"/>
          </w:rPr>
          <w:delText>Design</w:delText>
        </w:r>
        <w:r w:rsidR="003415FC" w:rsidDel="00AF3FBA">
          <w:rPr>
            <w:sz w:val="18"/>
            <w:szCs w:val="18"/>
          </w:rPr>
          <w:delText>ers</w:delText>
        </w:r>
        <w:r w:rsidR="00D25F48" w:rsidDel="00AF3FBA">
          <w:rPr>
            <w:sz w:val="18"/>
            <w:szCs w:val="18"/>
          </w:rPr>
          <w:delText xml:space="preserve"> </w:delText>
        </w:r>
      </w:del>
      <w:ins w:id="20" w:author="Leonard Sachs" w:date="2019-09-11T11:23:00Z">
        <w:r w:rsidR="00AF3FBA">
          <w:rPr>
            <w:sz w:val="18"/>
            <w:szCs w:val="18"/>
          </w:rPr>
          <w:t xml:space="preserve">designers </w:t>
        </w:r>
      </w:ins>
      <w:r w:rsidR="00D25F48">
        <w:rPr>
          <w:sz w:val="18"/>
          <w:szCs w:val="18"/>
        </w:rPr>
        <w:t xml:space="preserve">working with us &amp; </w:t>
      </w:r>
      <w:proofErr w:type="gramStart"/>
      <w:r w:rsidR="00D25F48">
        <w:rPr>
          <w:sz w:val="18"/>
          <w:szCs w:val="18"/>
        </w:rPr>
        <w:t>hackers</w:t>
      </w:r>
      <w:proofErr w:type="gramEnd"/>
      <w:r w:rsidR="00D25F48">
        <w:rPr>
          <w:sz w:val="18"/>
          <w:szCs w:val="18"/>
        </w:rPr>
        <w:t xml:space="preserve"> fellow to create long term job</w:t>
      </w:r>
      <w:r w:rsidR="007A4EC9">
        <w:rPr>
          <w:sz w:val="18"/>
          <w:szCs w:val="18"/>
        </w:rPr>
        <w:t>s</w:t>
      </w:r>
      <w:r w:rsidR="00D25F48">
        <w:rPr>
          <w:sz w:val="18"/>
          <w:szCs w:val="18"/>
        </w:rPr>
        <w:t xml:space="preserve"> for </w:t>
      </w:r>
      <w:r w:rsidR="007A4EC9">
        <w:rPr>
          <w:sz w:val="18"/>
          <w:szCs w:val="18"/>
        </w:rPr>
        <w:t>developers</w:t>
      </w:r>
      <w:r w:rsidR="00D25F48">
        <w:rPr>
          <w:sz w:val="18"/>
          <w:szCs w:val="18"/>
        </w:rPr>
        <w:t xml:space="preserve"> </w:t>
      </w:r>
      <w:r w:rsidR="000F1A63">
        <w:rPr>
          <w:sz w:val="18"/>
          <w:szCs w:val="18"/>
        </w:rPr>
        <w:t>with MHP</w:t>
      </w:r>
    </w:p>
    <w:p w14:paraId="3BB03E50" w14:textId="435369A8" w:rsidR="00D25F48" w:rsidRPr="00D25F48" w:rsidRDefault="00D25F48" w:rsidP="000F2A80">
      <w:pPr>
        <w:numPr>
          <w:ilvl w:val="2"/>
          <w:numId w:val="1"/>
        </w:numPr>
        <w:pBdr>
          <w:top w:val="nil"/>
          <w:left w:val="nil"/>
          <w:bottom w:val="nil"/>
          <w:right w:val="nil"/>
          <w:between w:val="nil"/>
        </w:pBdr>
        <w:contextualSpacing/>
        <w:rPr>
          <w:sz w:val="18"/>
          <w:szCs w:val="18"/>
          <w:u w:val="single"/>
        </w:rPr>
      </w:pPr>
      <w:r>
        <w:rPr>
          <w:sz w:val="18"/>
          <w:szCs w:val="18"/>
          <w:u w:val="single"/>
        </w:rPr>
        <w:t>Greener Planet Systems</w:t>
      </w:r>
      <w:r>
        <w:rPr>
          <w:sz w:val="18"/>
          <w:szCs w:val="18"/>
        </w:rPr>
        <w:t xml:space="preserve"> (Lansing) – Oxygen </w:t>
      </w:r>
      <w:del w:id="21" w:author="Leonard Sachs" w:date="2019-09-11T11:24:00Z">
        <w:r w:rsidDel="00AF3FBA">
          <w:rPr>
            <w:sz w:val="18"/>
            <w:szCs w:val="18"/>
          </w:rPr>
          <w:delText xml:space="preserve">Patent </w:delText>
        </w:r>
      </w:del>
      <w:ins w:id="22" w:author="Leonard Sachs" w:date="2019-09-11T11:24:00Z">
        <w:r w:rsidR="00AF3FBA">
          <w:rPr>
            <w:sz w:val="18"/>
            <w:szCs w:val="18"/>
          </w:rPr>
          <w:t xml:space="preserve">patent </w:t>
        </w:r>
      </w:ins>
      <w:r>
        <w:rPr>
          <w:sz w:val="18"/>
          <w:szCs w:val="18"/>
        </w:rPr>
        <w:t xml:space="preserve">for </w:t>
      </w:r>
      <w:del w:id="23" w:author="Leonard Sachs" w:date="2019-09-11T11:24:00Z">
        <w:r w:rsidDel="00AF3FBA">
          <w:rPr>
            <w:sz w:val="18"/>
            <w:szCs w:val="18"/>
          </w:rPr>
          <w:delText xml:space="preserve">Water </w:delText>
        </w:r>
      </w:del>
      <w:ins w:id="24" w:author="Leonard Sachs" w:date="2019-09-11T11:24:00Z">
        <w:r w:rsidR="00AF3FBA">
          <w:rPr>
            <w:sz w:val="18"/>
            <w:szCs w:val="18"/>
          </w:rPr>
          <w:t xml:space="preserve">water </w:t>
        </w:r>
      </w:ins>
      <w:del w:id="25" w:author="Leonard Sachs" w:date="2019-09-11T11:24:00Z">
        <w:r w:rsidDel="00AF3FBA">
          <w:rPr>
            <w:sz w:val="18"/>
            <w:szCs w:val="18"/>
          </w:rPr>
          <w:delText xml:space="preserve">Refill </w:delText>
        </w:r>
      </w:del>
      <w:ins w:id="26" w:author="Leonard Sachs" w:date="2019-09-11T11:24:00Z">
        <w:r w:rsidR="00AF3FBA">
          <w:rPr>
            <w:sz w:val="18"/>
            <w:szCs w:val="18"/>
          </w:rPr>
          <w:t xml:space="preserve">refill </w:t>
        </w:r>
      </w:ins>
      <w:r>
        <w:rPr>
          <w:sz w:val="18"/>
          <w:szCs w:val="18"/>
        </w:rPr>
        <w:t xml:space="preserve">stations </w:t>
      </w:r>
    </w:p>
    <w:p w14:paraId="22F490D4" w14:textId="1D1E53B4" w:rsidR="00D25F48" w:rsidRPr="007E64ED" w:rsidRDefault="00D25F48" w:rsidP="000F2A80">
      <w:pPr>
        <w:numPr>
          <w:ilvl w:val="2"/>
          <w:numId w:val="1"/>
        </w:numPr>
        <w:pBdr>
          <w:top w:val="nil"/>
          <w:left w:val="nil"/>
          <w:bottom w:val="nil"/>
          <w:right w:val="nil"/>
          <w:between w:val="nil"/>
        </w:pBdr>
        <w:contextualSpacing/>
        <w:rPr>
          <w:sz w:val="18"/>
          <w:szCs w:val="18"/>
          <w:u w:val="single"/>
        </w:rPr>
      </w:pPr>
      <w:r>
        <w:rPr>
          <w:sz w:val="18"/>
          <w:szCs w:val="18"/>
          <w:u w:val="single"/>
        </w:rPr>
        <w:t>Global Environment Engineering</w:t>
      </w:r>
      <w:r w:rsidR="007E64ED">
        <w:rPr>
          <w:sz w:val="18"/>
          <w:szCs w:val="18"/>
        </w:rPr>
        <w:t xml:space="preserve"> (Holly) – Water </w:t>
      </w:r>
      <w:del w:id="27" w:author="Leonard Sachs" w:date="2019-09-11T11:24:00Z">
        <w:r w:rsidR="007E64ED" w:rsidDel="00AF3FBA">
          <w:rPr>
            <w:sz w:val="18"/>
            <w:szCs w:val="18"/>
          </w:rPr>
          <w:delText xml:space="preserve">Refill </w:delText>
        </w:r>
      </w:del>
      <w:ins w:id="28" w:author="Leonard Sachs" w:date="2019-09-11T11:24:00Z">
        <w:r w:rsidR="00AF3FBA">
          <w:rPr>
            <w:sz w:val="18"/>
            <w:szCs w:val="18"/>
          </w:rPr>
          <w:t xml:space="preserve">refill </w:t>
        </w:r>
      </w:ins>
      <w:del w:id="29" w:author="Leonard Sachs" w:date="2019-09-11T11:24:00Z">
        <w:r w:rsidR="007E64ED" w:rsidDel="00AF3FBA">
          <w:rPr>
            <w:sz w:val="18"/>
            <w:szCs w:val="18"/>
          </w:rPr>
          <w:delText xml:space="preserve">Stations </w:delText>
        </w:r>
      </w:del>
      <w:ins w:id="30" w:author="Leonard Sachs" w:date="2019-09-11T11:24:00Z">
        <w:r w:rsidR="00AF3FBA">
          <w:rPr>
            <w:sz w:val="18"/>
            <w:szCs w:val="18"/>
          </w:rPr>
          <w:t xml:space="preserve">stations </w:t>
        </w:r>
      </w:ins>
      <w:r w:rsidR="007E64ED">
        <w:rPr>
          <w:sz w:val="18"/>
          <w:szCs w:val="18"/>
        </w:rPr>
        <w:t>&amp; water filtration bladder design</w:t>
      </w:r>
    </w:p>
    <w:p w14:paraId="1A1F42B1" w14:textId="15E6C55B" w:rsidR="007E64ED" w:rsidRPr="006B251C" w:rsidRDefault="007E64ED" w:rsidP="006B251C">
      <w:pPr>
        <w:numPr>
          <w:ilvl w:val="2"/>
          <w:numId w:val="1"/>
        </w:numPr>
        <w:pBdr>
          <w:top w:val="nil"/>
          <w:left w:val="nil"/>
          <w:bottom w:val="nil"/>
          <w:right w:val="nil"/>
          <w:between w:val="nil"/>
        </w:pBdr>
        <w:contextualSpacing/>
        <w:rPr>
          <w:sz w:val="18"/>
          <w:szCs w:val="18"/>
          <w:u w:val="single"/>
        </w:rPr>
      </w:pPr>
      <w:proofErr w:type="spellStart"/>
      <w:r>
        <w:rPr>
          <w:sz w:val="18"/>
          <w:szCs w:val="18"/>
          <w:u w:val="single"/>
        </w:rPr>
        <w:t>Skwad</w:t>
      </w:r>
      <w:proofErr w:type="spellEnd"/>
      <w:r>
        <w:rPr>
          <w:sz w:val="18"/>
          <w:szCs w:val="18"/>
          <w:u w:val="single"/>
        </w:rPr>
        <w:t xml:space="preserve"> Records</w:t>
      </w:r>
      <w:r>
        <w:rPr>
          <w:sz w:val="18"/>
          <w:szCs w:val="18"/>
        </w:rPr>
        <w:t xml:space="preserve"> (Lake Orion) – Local record label &amp; to test products at smaller events</w:t>
      </w:r>
    </w:p>
    <w:p w14:paraId="512DE98F" w14:textId="2F7DE4CE" w:rsidR="006B251C" w:rsidRPr="004A191D" w:rsidRDefault="008C05CA" w:rsidP="006B251C">
      <w:pPr>
        <w:numPr>
          <w:ilvl w:val="2"/>
          <w:numId w:val="1"/>
        </w:numPr>
        <w:pBdr>
          <w:top w:val="nil"/>
          <w:left w:val="nil"/>
          <w:bottom w:val="nil"/>
          <w:right w:val="nil"/>
          <w:between w:val="nil"/>
        </w:pBdr>
        <w:contextualSpacing/>
        <w:rPr>
          <w:sz w:val="18"/>
          <w:szCs w:val="18"/>
          <w:u w:val="single"/>
        </w:rPr>
      </w:pPr>
      <w:r>
        <w:rPr>
          <w:sz w:val="18"/>
          <w:szCs w:val="18"/>
          <w:u w:val="single"/>
        </w:rPr>
        <w:t>Flint Drop Fest</w:t>
      </w:r>
      <w:r>
        <w:rPr>
          <w:sz w:val="18"/>
          <w:szCs w:val="18"/>
        </w:rPr>
        <w:t xml:space="preserve"> (Flint) – Local non</w:t>
      </w:r>
      <w:ins w:id="31" w:author="Leonard Sachs" w:date="2019-09-11T11:24:00Z">
        <w:r w:rsidR="00AF3FBA">
          <w:rPr>
            <w:sz w:val="18"/>
            <w:szCs w:val="18"/>
          </w:rPr>
          <w:t>-</w:t>
        </w:r>
      </w:ins>
      <w:del w:id="32" w:author="Leonard Sachs" w:date="2019-09-11T11:24:00Z">
        <w:r w:rsidDel="00AF3FBA">
          <w:rPr>
            <w:sz w:val="18"/>
            <w:szCs w:val="18"/>
          </w:rPr>
          <w:delText xml:space="preserve"> </w:delText>
        </w:r>
      </w:del>
      <w:r>
        <w:rPr>
          <w:sz w:val="18"/>
          <w:szCs w:val="18"/>
        </w:rPr>
        <w:t xml:space="preserve">profit event </w:t>
      </w:r>
      <w:r w:rsidR="00593DD6">
        <w:rPr>
          <w:sz w:val="18"/>
          <w:szCs w:val="18"/>
        </w:rPr>
        <w:t>to help bring people a</w:t>
      </w:r>
      <w:r w:rsidR="005311DB">
        <w:rPr>
          <w:sz w:val="18"/>
          <w:szCs w:val="18"/>
        </w:rPr>
        <w:t>nd awareness to the city as well as to local artist and musicians.</w:t>
      </w:r>
    </w:p>
    <w:p w14:paraId="437E4BA1" w14:textId="00566BCD" w:rsidR="004A191D" w:rsidRDefault="004A191D" w:rsidP="006B251C">
      <w:pPr>
        <w:numPr>
          <w:ilvl w:val="2"/>
          <w:numId w:val="1"/>
        </w:numPr>
        <w:pBdr>
          <w:top w:val="nil"/>
          <w:left w:val="nil"/>
          <w:bottom w:val="nil"/>
          <w:right w:val="nil"/>
          <w:between w:val="nil"/>
        </w:pBdr>
        <w:contextualSpacing/>
        <w:rPr>
          <w:sz w:val="18"/>
          <w:szCs w:val="18"/>
          <w:u w:val="single"/>
        </w:rPr>
      </w:pPr>
      <w:r>
        <w:rPr>
          <w:sz w:val="18"/>
          <w:szCs w:val="18"/>
          <w:u w:val="single"/>
        </w:rPr>
        <w:t xml:space="preserve">Harvard Clothing </w:t>
      </w:r>
      <w:r>
        <w:rPr>
          <w:sz w:val="18"/>
          <w:szCs w:val="18"/>
        </w:rPr>
        <w:t>(L</w:t>
      </w:r>
      <w:r w:rsidR="0016097F">
        <w:rPr>
          <w:sz w:val="18"/>
          <w:szCs w:val="18"/>
        </w:rPr>
        <w:t>itchfield) – Bulk ordering production process</w:t>
      </w:r>
    </w:p>
    <w:p w14:paraId="60618B98" w14:textId="1EBCD51C" w:rsidR="004A191D" w:rsidRPr="00CF0E11" w:rsidRDefault="005311DB" w:rsidP="00CF0E11">
      <w:pPr>
        <w:numPr>
          <w:ilvl w:val="1"/>
          <w:numId w:val="1"/>
        </w:numPr>
        <w:pBdr>
          <w:top w:val="nil"/>
          <w:left w:val="nil"/>
          <w:bottom w:val="nil"/>
          <w:right w:val="nil"/>
          <w:between w:val="nil"/>
        </w:pBdr>
        <w:contextualSpacing/>
        <w:rPr>
          <w:sz w:val="18"/>
          <w:szCs w:val="18"/>
          <w:u w:val="single"/>
        </w:rPr>
      </w:pPr>
      <w:r>
        <w:rPr>
          <w:sz w:val="18"/>
          <w:szCs w:val="18"/>
        </w:rPr>
        <w:t xml:space="preserve">We are building a </w:t>
      </w:r>
      <w:r w:rsidR="0016097F">
        <w:rPr>
          <w:sz w:val="18"/>
          <w:szCs w:val="18"/>
        </w:rPr>
        <w:t>sustainable</w:t>
      </w:r>
      <w:r>
        <w:rPr>
          <w:sz w:val="18"/>
          <w:szCs w:val="18"/>
        </w:rPr>
        <w:t xml:space="preserve"> ecosystem with local business, manufacturers, and charities. </w:t>
      </w:r>
      <w:r w:rsidR="0016097F">
        <w:rPr>
          <w:sz w:val="18"/>
          <w:szCs w:val="18"/>
        </w:rPr>
        <w:t xml:space="preserve"> Refuge of Nations and Hackers Fellows are charities we are working with to create future jobs with us for people in Michigan.</w:t>
      </w:r>
    </w:p>
    <w:p w14:paraId="506BDF45" w14:textId="264D8AD5" w:rsidR="00B75F73" w:rsidRPr="00CF0E11" w:rsidRDefault="00CF0E11">
      <w:pPr>
        <w:numPr>
          <w:ilvl w:val="0"/>
          <w:numId w:val="1"/>
        </w:numPr>
        <w:pBdr>
          <w:top w:val="nil"/>
          <w:left w:val="nil"/>
          <w:bottom w:val="nil"/>
          <w:right w:val="nil"/>
          <w:between w:val="nil"/>
        </w:pBdr>
        <w:ind w:hanging="90"/>
        <w:contextualSpacing/>
        <w:rPr>
          <w:i/>
          <w:color w:val="FF0000"/>
          <w:sz w:val="18"/>
          <w:szCs w:val="18"/>
          <w:u w:val="single"/>
        </w:rPr>
      </w:pPr>
      <w:r w:rsidRPr="00CF0E11">
        <w:rPr>
          <w:rFonts w:ascii="Calibri" w:eastAsia="Calibri" w:hAnsi="Calibri" w:cs="Calibri"/>
          <w:i/>
          <w:color w:val="FF0000"/>
          <w:sz w:val="18"/>
          <w:szCs w:val="18"/>
          <w:u w:val="single"/>
        </w:rPr>
        <w:t xml:space="preserve"> </w:t>
      </w:r>
      <w:r w:rsidR="00641616" w:rsidRPr="00CF0E11">
        <w:rPr>
          <w:rFonts w:ascii="Calibri" w:eastAsia="Calibri" w:hAnsi="Calibri" w:cs="Calibri"/>
          <w:i/>
          <w:color w:val="FF0000"/>
          <w:sz w:val="18"/>
          <w:szCs w:val="18"/>
          <w:u w:val="single"/>
        </w:rPr>
        <w:t>(Optional)</w:t>
      </w:r>
      <w:r w:rsidR="00641616" w:rsidRPr="00CF0E11">
        <w:rPr>
          <w:rFonts w:ascii="Calibri" w:eastAsia="Calibri" w:hAnsi="Calibri" w:cs="Calibri"/>
          <w:color w:val="FF0000"/>
          <w:sz w:val="18"/>
          <w:szCs w:val="18"/>
          <w:u w:val="single"/>
        </w:rPr>
        <w:t xml:space="preserve"> How and why are you positioned to </w:t>
      </w:r>
      <w:proofErr w:type="gramStart"/>
      <w:r w:rsidR="00641616" w:rsidRPr="00CF0E11">
        <w:rPr>
          <w:rFonts w:ascii="Calibri" w:eastAsia="Calibri" w:hAnsi="Calibri" w:cs="Calibri"/>
          <w:color w:val="FF0000"/>
          <w:sz w:val="18"/>
          <w:szCs w:val="18"/>
          <w:u w:val="single"/>
        </w:rPr>
        <w:t>win?*</w:t>
      </w:r>
      <w:proofErr w:type="gramEnd"/>
      <w:r w:rsidR="00641616" w:rsidRPr="00CF0E11">
        <w:rPr>
          <w:rFonts w:ascii="Calibri" w:eastAsia="Calibri" w:hAnsi="Calibri" w:cs="Calibri"/>
          <w:color w:val="FF0000"/>
          <w:sz w:val="18"/>
          <w:szCs w:val="18"/>
          <w:u w:val="single"/>
        </w:rPr>
        <w:t xml:space="preserve">** </w:t>
      </w:r>
    </w:p>
    <w:p w14:paraId="015039FA" w14:textId="0AFFF01D" w:rsidR="00E87A06" w:rsidRPr="00E87A06" w:rsidRDefault="00E87A06" w:rsidP="009B5774">
      <w:pPr>
        <w:numPr>
          <w:ilvl w:val="1"/>
          <w:numId w:val="1"/>
        </w:numPr>
        <w:pBdr>
          <w:top w:val="nil"/>
          <w:left w:val="nil"/>
          <w:bottom w:val="nil"/>
          <w:right w:val="nil"/>
          <w:between w:val="nil"/>
        </w:pBdr>
        <w:contextualSpacing/>
        <w:rPr>
          <w:iCs/>
          <w:sz w:val="18"/>
          <w:szCs w:val="18"/>
        </w:rPr>
      </w:pPr>
      <w:r>
        <w:rPr>
          <w:iCs/>
          <w:sz w:val="18"/>
          <w:szCs w:val="18"/>
        </w:rPr>
        <w:t xml:space="preserve">We </w:t>
      </w:r>
      <w:r w:rsidR="008163BE">
        <w:rPr>
          <w:iCs/>
          <w:sz w:val="18"/>
          <w:szCs w:val="18"/>
        </w:rPr>
        <w:t xml:space="preserve">are following business models that have already been successful. We also already have </w:t>
      </w:r>
      <w:r w:rsidR="00713921">
        <w:rPr>
          <w:iCs/>
          <w:sz w:val="18"/>
          <w:szCs w:val="18"/>
        </w:rPr>
        <w:t xml:space="preserve">national and international partnerships who believe in our product. </w:t>
      </w:r>
    </w:p>
    <w:p w14:paraId="51AE35F5" w14:textId="41C6C3BE" w:rsidR="00DC7ED5" w:rsidRDefault="00803CA6">
      <w:pPr>
        <w:numPr>
          <w:ilvl w:val="2"/>
          <w:numId w:val="1"/>
        </w:numPr>
        <w:pBdr>
          <w:top w:val="nil"/>
          <w:left w:val="nil"/>
          <w:bottom w:val="nil"/>
          <w:right w:val="nil"/>
          <w:between w:val="nil"/>
        </w:pBdr>
        <w:contextualSpacing/>
        <w:rPr>
          <w:iCs/>
          <w:sz w:val="18"/>
          <w:szCs w:val="18"/>
        </w:rPr>
        <w:pPrChange w:id="33" w:author="Leonard Sachs" w:date="2019-09-11T11:26:00Z">
          <w:pPr>
            <w:numPr>
              <w:ilvl w:val="1"/>
              <w:numId w:val="1"/>
            </w:numPr>
            <w:pBdr>
              <w:top w:val="nil"/>
              <w:left w:val="nil"/>
              <w:bottom w:val="nil"/>
              <w:right w:val="nil"/>
              <w:between w:val="nil"/>
            </w:pBdr>
            <w:ind w:left="1440" w:hanging="360"/>
            <w:contextualSpacing/>
          </w:pPr>
        </w:pPrChange>
      </w:pPr>
      <w:r>
        <w:fldChar w:fldCharType="begin"/>
      </w:r>
      <w:r>
        <w:instrText xml:space="preserve"> HYPERLINK "https://investor.funko.com/static-files/66f026f2-dc50-4361-bd2a-a521d8386e76" </w:instrText>
      </w:r>
      <w:r>
        <w:fldChar w:fldCharType="separate"/>
      </w:r>
      <w:r w:rsidR="00DC7ED5" w:rsidRPr="0096786F">
        <w:rPr>
          <w:rStyle w:val="Hyperlink"/>
          <w:iCs/>
          <w:sz w:val="18"/>
          <w:szCs w:val="18"/>
        </w:rPr>
        <w:t>Funko Business Mode</w:t>
      </w:r>
      <w:r w:rsidR="009E6BD3">
        <w:rPr>
          <w:rStyle w:val="Hyperlink"/>
          <w:iCs/>
          <w:sz w:val="18"/>
          <w:szCs w:val="18"/>
        </w:rPr>
        <w:t>l Revenue Strategy</w:t>
      </w:r>
      <w:r>
        <w:rPr>
          <w:rStyle w:val="Hyperlink"/>
          <w:iCs/>
          <w:sz w:val="18"/>
          <w:szCs w:val="18"/>
        </w:rPr>
        <w:fldChar w:fldCharType="end"/>
      </w:r>
      <w:r w:rsidR="0096786F">
        <w:rPr>
          <w:iCs/>
          <w:sz w:val="18"/>
          <w:szCs w:val="18"/>
        </w:rPr>
        <w:t xml:space="preserve"> </w:t>
      </w:r>
      <w:r w:rsidR="00B508C0">
        <w:rPr>
          <w:iCs/>
          <w:sz w:val="18"/>
          <w:szCs w:val="18"/>
        </w:rPr>
        <w:t>–</w:t>
      </w:r>
      <w:r w:rsidR="0096786F">
        <w:rPr>
          <w:iCs/>
          <w:sz w:val="18"/>
          <w:szCs w:val="18"/>
        </w:rPr>
        <w:t xml:space="preserve"> </w:t>
      </w:r>
      <w:r w:rsidR="00B508C0">
        <w:rPr>
          <w:iCs/>
          <w:sz w:val="18"/>
          <w:szCs w:val="18"/>
        </w:rPr>
        <w:t>Went public in 2017, focus on b</w:t>
      </w:r>
      <w:r w:rsidR="00DC7ED5">
        <w:rPr>
          <w:iCs/>
          <w:sz w:val="18"/>
          <w:szCs w:val="18"/>
        </w:rPr>
        <w:t xml:space="preserve">randed </w:t>
      </w:r>
      <w:r w:rsidR="005022E0">
        <w:rPr>
          <w:iCs/>
          <w:sz w:val="18"/>
          <w:szCs w:val="18"/>
        </w:rPr>
        <w:t>p</w:t>
      </w:r>
      <w:r w:rsidR="00DC7ED5">
        <w:rPr>
          <w:iCs/>
          <w:sz w:val="18"/>
          <w:szCs w:val="18"/>
        </w:rPr>
        <w:t>roducts</w:t>
      </w:r>
      <w:r w:rsidR="00F46064">
        <w:rPr>
          <w:iCs/>
          <w:sz w:val="18"/>
          <w:szCs w:val="18"/>
        </w:rPr>
        <w:t xml:space="preserve">. </w:t>
      </w:r>
      <w:r w:rsidR="00F30868">
        <w:rPr>
          <w:iCs/>
          <w:sz w:val="18"/>
          <w:szCs w:val="18"/>
        </w:rPr>
        <w:t xml:space="preserve">YOY sales growth </w:t>
      </w:r>
      <w:r w:rsidR="003C727C">
        <w:rPr>
          <w:iCs/>
          <w:sz w:val="18"/>
          <w:szCs w:val="18"/>
        </w:rPr>
        <w:t>with $686 million 2018 revenue.</w:t>
      </w:r>
    </w:p>
    <w:p w14:paraId="1CA3F99A" w14:textId="1F2393EA" w:rsidR="00743970" w:rsidRDefault="00803CA6">
      <w:pPr>
        <w:numPr>
          <w:ilvl w:val="2"/>
          <w:numId w:val="1"/>
        </w:numPr>
        <w:pBdr>
          <w:top w:val="nil"/>
          <w:left w:val="nil"/>
          <w:bottom w:val="nil"/>
          <w:right w:val="nil"/>
          <w:between w:val="nil"/>
        </w:pBdr>
        <w:contextualSpacing/>
        <w:rPr>
          <w:iCs/>
          <w:sz w:val="18"/>
          <w:szCs w:val="18"/>
        </w:rPr>
        <w:pPrChange w:id="34" w:author="Leonard Sachs" w:date="2019-09-11T11:26:00Z">
          <w:pPr>
            <w:numPr>
              <w:ilvl w:val="1"/>
              <w:numId w:val="1"/>
            </w:numPr>
            <w:pBdr>
              <w:top w:val="nil"/>
              <w:left w:val="nil"/>
              <w:bottom w:val="nil"/>
              <w:right w:val="nil"/>
              <w:between w:val="nil"/>
            </w:pBdr>
            <w:ind w:left="1440" w:hanging="360"/>
            <w:contextualSpacing/>
          </w:pPr>
        </w:pPrChange>
      </w:pPr>
      <w:r>
        <w:fldChar w:fldCharType="begin"/>
      </w:r>
      <w:r>
        <w:instrText xml:space="preserve"> HYPERLINK "https://brandmarketingblog.com/articles/good-branding/lifestyle-brand-case-study-beats-by-dre/" </w:instrText>
      </w:r>
      <w:r>
        <w:fldChar w:fldCharType="separate"/>
      </w:r>
      <w:r w:rsidR="00DC7ED5" w:rsidRPr="00991D10">
        <w:rPr>
          <w:rStyle w:val="Hyperlink"/>
          <w:iCs/>
          <w:sz w:val="18"/>
          <w:szCs w:val="18"/>
        </w:rPr>
        <w:t xml:space="preserve">Beats </w:t>
      </w:r>
      <w:proofErr w:type="gramStart"/>
      <w:r w:rsidR="00DC7ED5" w:rsidRPr="00991D10">
        <w:rPr>
          <w:rStyle w:val="Hyperlink"/>
          <w:iCs/>
          <w:sz w:val="18"/>
          <w:szCs w:val="18"/>
        </w:rPr>
        <w:t>By</w:t>
      </w:r>
      <w:proofErr w:type="gramEnd"/>
      <w:r w:rsidR="00DC7ED5" w:rsidRPr="00991D10">
        <w:rPr>
          <w:rStyle w:val="Hyperlink"/>
          <w:iCs/>
          <w:sz w:val="18"/>
          <w:szCs w:val="18"/>
        </w:rPr>
        <w:t xml:space="preserve"> Dre Strategy</w:t>
      </w:r>
      <w:r>
        <w:rPr>
          <w:rStyle w:val="Hyperlink"/>
          <w:iCs/>
          <w:sz w:val="18"/>
          <w:szCs w:val="18"/>
        </w:rPr>
        <w:fldChar w:fldCharType="end"/>
      </w:r>
      <w:r w:rsidR="009E6BD3">
        <w:rPr>
          <w:iCs/>
          <w:sz w:val="18"/>
          <w:szCs w:val="18"/>
        </w:rPr>
        <w:t xml:space="preserve"> </w:t>
      </w:r>
      <w:r w:rsidR="00BC19E5">
        <w:rPr>
          <w:iCs/>
          <w:sz w:val="18"/>
          <w:szCs w:val="18"/>
        </w:rPr>
        <w:t>–</w:t>
      </w:r>
      <w:r w:rsidR="009E6BD3">
        <w:rPr>
          <w:iCs/>
          <w:sz w:val="18"/>
          <w:szCs w:val="18"/>
        </w:rPr>
        <w:t xml:space="preserve"> </w:t>
      </w:r>
      <w:r w:rsidR="0002734C">
        <w:rPr>
          <w:iCs/>
          <w:sz w:val="18"/>
          <w:szCs w:val="18"/>
        </w:rPr>
        <w:t>Same</w:t>
      </w:r>
      <w:r w:rsidR="00A446FF">
        <w:rPr>
          <w:iCs/>
          <w:sz w:val="18"/>
          <w:szCs w:val="18"/>
        </w:rPr>
        <w:t xml:space="preserve"> type of market research and are doing the same type of marketing strategy that made the billion dollar Beats By Dre a success. We are putting our products in the hands of festival promoters, musicians and artists to become successful.</w:t>
      </w:r>
    </w:p>
    <w:p w14:paraId="5FE25228" w14:textId="37E0EECE" w:rsidR="00381CF4" w:rsidRPr="006E7158" w:rsidRDefault="00803CA6">
      <w:pPr>
        <w:numPr>
          <w:ilvl w:val="2"/>
          <w:numId w:val="1"/>
        </w:numPr>
        <w:pBdr>
          <w:top w:val="nil"/>
          <w:left w:val="nil"/>
          <w:bottom w:val="nil"/>
          <w:right w:val="nil"/>
          <w:between w:val="nil"/>
        </w:pBdr>
        <w:contextualSpacing/>
        <w:rPr>
          <w:iCs/>
          <w:sz w:val="18"/>
          <w:szCs w:val="18"/>
        </w:rPr>
        <w:pPrChange w:id="35" w:author="Leonard Sachs" w:date="2019-09-11T11:26:00Z">
          <w:pPr>
            <w:numPr>
              <w:ilvl w:val="1"/>
              <w:numId w:val="1"/>
            </w:numPr>
            <w:pBdr>
              <w:top w:val="nil"/>
              <w:left w:val="nil"/>
              <w:bottom w:val="nil"/>
              <w:right w:val="nil"/>
              <w:between w:val="nil"/>
            </w:pBdr>
            <w:ind w:left="1440" w:hanging="360"/>
            <w:contextualSpacing/>
          </w:pPr>
        </w:pPrChange>
      </w:pPr>
      <w:r>
        <w:lastRenderedPageBreak/>
        <w:fldChar w:fldCharType="begin"/>
      </w:r>
      <w:r>
        <w:instrText xml:space="preserve"> HYPERLINK "https://www.customink.com/about/our_story" </w:instrText>
      </w:r>
      <w:r>
        <w:fldChar w:fldCharType="separate"/>
      </w:r>
      <w:r w:rsidR="00381CF4" w:rsidRPr="00381CF4">
        <w:rPr>
          <w:rStyle w:val="Hyperlink"/>
          <w:iCs/>
          <w:sz w:val="18"/>
          <w:szCs w:val="18"/>
        </w:rPr>
        <w:t>Custom Ink</w:t>
      </w:r>
      <w:r>
        <w:rPr>
          <w:rStyle w:val="Hyperlink"/>
          <w:iCs/>
          <w:sz w:val="18"/>
          <w:szCs w:val="18"/>
        </w:rPr>
        <w:fldChar w:fldCharType="end"/>
      </w:r>
      <w:r w:rsidR="00381CF4">
        <w:rPr>
          <w:iCs/>
          <w:sz w:val="18"/>
          <w:szCs w:val="18"/>
        </w:rPr>
        <w:t xml:space="preserve"> </w:t>
      </w:r>
      <w:r w:rsidR="007B0346">
        <w:rPr>
          <w:iCs/>
          <w:sz w:val="18"/>
          <w:szCs w:val="18"/>
        </w:rPr>
        <w:t>–</w:t>
      </w:r>
      <w:r w:rsidR="00381CF4">
        <w:rPr>
          <w:iCs/>
          <w:sz w:val="18"/>
          <w:szCs w:val="18"/>
        </w:rPr>
        <w:t xml:space="preserve"> </w:t>
      </w:r>
      <w:r w:rsidR="007B0346">
        <w:rPr>
          <w:iCs/>
          <w:sz w:val="18"/>
          <w:szCs w:val="18"/>
        </w:rPr>
        <w:t>Easy way to brand and make merchandise</w:t>
      </w:r>
      <w:r w:rsidR="00533670">
        <w:rPr>
          <w:iCs/>
          <w:sz w:val="18"/>
          <w:szCs w:val="18"/>
        </w:rPr>
        <w:t xml:space="preserve"> such as Custom Ink </w:t>
      </w:r>
      <w:r w:rsidR="00533670" w:rsidRPr="00533670">
        <w:rPr>
          <w:iCs/>
          <w:sz w:val="18"/>
          <w:szCs w:val="18"/>
        </w:rPr>
        <w:t>500 ranking of the fastest-growing private companies in the country, and we debuted at No. 55.</w:t>
      </w:r>
    </w:p>
    <w:p w14:paraId="5AC1D46B" w14:textId="694D49A3" w:rsidR="003E1B07" w:rsidRPr="003E1B07" w:rsidRDefault="009B5774" w:rsidP="00B219FB">
      <w:pPr>
        <w:numPr>
          <w:ilvl w:val="0"/>
          <w:numId w:val="1"/>
        </w:numPr>
        <w:pBdr>
          <w:top w:val="nil"/>
          <w:left w:val="nil"/>
          <w:bottom w:val="nil"/>
          <w:right w:val="nil"/>
          <w:between w:val="nil"/>
        </w:pBdr>
        <w:contextualSpacing/>
        <w:rPr>
          <w:iCs/>
          <w:sz w:val="18"/>
          <w:szCs w:val="18"/>
        </w:rPr>
      </w:pPr>
      <w:r w:rsidRPr="00CF0E11">
        <w:rPr>
          <w:rFonts w:ascii="Calibri" w:eastAsia="Calibri" w:hAnsi="Calibri" w:cs="Calibri"/>
          <w:iCs/>
          <w:sz w:val="18"/>
          <w:szCs w:val="18"/>
        </w:rPr>
        <w:t xml:space="preserve">We </w:t>
      </w:r>
      <w:r w:rsidR="003E1B07">
        <w:rPr>
          <w:rFonts w:ascii="Calibri" w:eastAsia="Calibri" w:hAnsi="Calibri" w:cs="Calibri"/>
          <w:iCs/>
          <w:sz w:val="18"/>
          <w:szCs w:val="18"/>
        </w:rPr>
        <w:t>have all of the pieces in place to utilize technology that will allow us localize</w:t>
      </w:r>
      <w:r w:rsidRPr="00CF0E11">
        <w:rPr>
          <w:rFonts w:ascii="Calibri" w:eastAsia="Calibri" w:hAnsi="Calibri" w:cs="Calibri"/>
          <w:iCs/>
          <w:sz w:val="18"/>
          <w:szCs w:val="18"/>
        </w:rPr>
        <w:t xml:space="preserve"> and streamli</w:t>
      </w:r>
      <w:r w:rsidR="003E1B07">
        <w:rPr>
          <w:rFonts w:ascii="Calibri" w:eastAsia="Calibri" w:hAnsi="Calibri" w:cs="Calibri"/>
          <w:iCs/>
          <w:sz w:val="18"/>
          <w:szCs w:val="18"/>
        </w:rPr>
        <w:t>ne</w:t>
      </w:r>
      <w:r w:rsidRPr="00CF0E11">
        <w:rPr>
          <w:rFonts w:ascii="Calibri" w:eastAsia="Calibri" w:hAnsi="Calibri" w:cs="Calibri"/>
          <w:iCs/>
          <w:sz w:val="18"/>
          <w:szCs w:val="18"/>
        </w:rPr>
        <w:t xml:space="preserve"> the sale</w:t>
      </w:r>
      <w:ins w:id="36" w:author="Leonard Sachs" w:date="2019-09-11T11:26:00Z">
        <w:r w:rsidR="00AF3FBA">
          <w:rPr>
            <w:rFonts w:ascii="Calibri" w:eastAsia="Calibri" w:hAnsi="Calibri" w:cs="Calibri"/>
            <w:iCs/>
            <w:sz w:val="18"/>
            <w:szCs w:val="18"/>
          </w:rPr>
          <w:t>s</w:t>
        </w:r>
      </w:ins>
      <w:r w:rsidRPr="00CF0E11">
        <w:rPr>
          <w:rFonts w:ascii="Calibri" w:eastAsia="Calibri" w:hAnsi="Calibri" w:cs="Calibri"/>
          <w:iCs/>
          <w:sz w:val="18"/>
          <w:szCs w:val="18"/>
        </w:rPr>
        <w:t xml:space="preserve"> cycle and manufacturing process</w:t>
      </w:r>
      <w:r w:rsidR="003E1B07">
        <w:rPr>
          <w:rFonts w:ascii="Calibri" w:eastAsia="Calibri" w:hAnsi="Calibri" w:cs="Calibri"/>
          <w:iCs/>
          <w:sz w:val="18"/>
          <w:szCs w:val="18"/>
        </w:rPr>
        <w:t xml:space="preserve">. People will be able to create a custom hydration pack to help stay hydrated while working or having fun. </w:t>
      </w:r>
      <w:r w:rsidR="00E92133">
        <w:rPr>
          <w:rFonts w:ascii="Calibri" w:eastAsia="Calibri" w:hAnsi="Calibri" w:cs="Calibri"/>
          <w:iCs/>
          <w:sz w:val="18"/>
          <w:szCs w:val="18"/>
        </w:rPr>
        <w:t xml:space="preserve">There are no companies that allow people to create a </w:t>
      </w:r>
      <w:commentRangeStart w:id="37"/>
      <w:r w:rsidR="00E92133">
        <w:rPr>
          <w:rFonts w:ascii="Calibri" w:eastAsia="Calibri" w:hAnsi="Calibri" w:cs="Calibri"/>
          <w:iCs/>
          <w:sz w:val="18"/>
          <w:szCs w:val="18"/>
        </w:rPr>
        <w:t xml:space="preserve">completely custom hydration </w:t>
      </w:r>
      <w:commentRangeEnd w:id="37"/>
      <w:r w:rsidR="00AF3FBA">
        <w:rPr>
          <w:rStyle w:val="CommentReference"/>
        </w:rPr>
        <w:commentReference w:id="37"/>
      </w:r>
      <w:r w:rsidR="00E92133">
        <w:rPr>
          <w:rFonts w:ascii="Calibri" w:eastAsia="Calibri" w:hAnsi="Calibri" w:cs="Calibri"/>
          <w:iCs/>
          <w:sz w:val="18"/>
          <w:szCs w:val="18"/>
        </w:rPr>
        <w:t xml:space="preserve">pack with branding that will make it easy for people to stay hydrated. Using Chinese </w:t>
      </w:r>
      <w:del w:id="38" w:author="Leonard Sachs" w:date="2019-09-11T11:30:00Z">
        <w:r w:rsidR="00E92133" w:rsidDel="00AF3FBA">
          <w:rPr>
            <w:rFonts w:ascii="Calibri" w:eastAsia="Calibri" w:hAnsi="Calibri" w:cs="Calibri"/>
            <w:iCs/>
            <w:sz w:val="18"/>
            <w:szCs w:val="18"/>
          </w:rPr>
          <w:delText>manufacturers</w:delText>
        </w:r>
      </w:del>
      <w:ins w:id="39" w:author="Leonard Sachs" w:date="2019-09-11T11:30:00Z">
        <w:r w:rsidR="00AF3FBA">
          <w:rPr>
            <w:rFonts w:ascii="Calibri" w:eastAsia="Calibri" w:hAnsi="Calibri" w:cs="Calibri"/>
            <w:iCs/>
            <w:sz w:val="18"/>
            <w:szCs w:val="18"/>
          </w:rPr>
          <w:t>manufacturers,</w:t>
        </w:r>
      </w:ins>
      <w:r w:rsidR="00E92133">
        <w:rPr>
          <w:rFonts w:ascii="Calibri" w:eastAsia="Calibri" w:hAnsi="Calibri" w:cs="Calibri"/>
          <w:iCs/>
          <w:sz w:val="18"/>
          <w:szCs w:val="18"/>
        </w:rPr>
        <w:t xml:space="preserve"> we have been limited to a minimum order of 300 packs (1 design) and with a lead time of a minimum of </w:t>
      </w:r>
      <w:r w:rsidR="00262900">
        <w:rPr>
          <w:rFonts w:ascii="Calibri" w:eastAsia="Calibri" w:hAnsi="Calibri" w:cs="Calibri"/>
          <w:iCs/>
          <w:sz w:val="18"/>
          <w:szCs w:val="18"/>
        </w:rPr>
        <w:t xml:space="preserve">90 days if our manufacturer follows directions and </w:t>
      </w:r>
      <w:del w:id="40" w:author="Leonard Sachs" w:date="2019-09-11T11:30:00Z">
        <w:r w:rsidR="00262900" w:rsidDel="00B51FA8">
          <w:rPr>
            <w:rFonts w:ascii="Calibri" w:eastAsia="Calibri" w:hAnsi="Calibri" w:cs="Calibri"/>
            <w:iCs/>
            <w:sz w:val="18"/>
            <w:szCs w:val="18"/>
          </w:rPr>
          <w:delText xml:space="preserve">don’t </w:delText>
        </w:r>
      </w:del>
      <w:ins w:id="41" w:author="Leonard Sachs" w:date="2019-09-11T11:30:00Z">
        <w:r w:rsidR="00B51FA8">
          <w:rPr>
            <w:rFonts w:ascii="Calibri" w:eastAsia="Calibri" w:hAnsi="Calibri" w:cs="Calibri"/>
            <w:iCs/>
            <w:sz w:val="18"/>
            <w:szCs w:val="18"/>
          </w:rPr>
          <w:t xml:space="preserve">doesn’t </w:t>
        </w:r>
      </w:ins>
      <w:r w:rsidR="00262900">
        <w:rPr>
          <w:rFonts w:ascii="Calibri" w:eastAsia="Calibri" w:hAnsi="Calibri" w:cs="Calibri"/>
          <w:iCs/>
          <w:sz w:val="18"/>
          <w:szCs w:val="18"/>
        </w:rPr>
        <w:t>create incorrect prototypes. Streamlining &amp; automating the printing portion of the process will remove 90% of errors with incorrect prototyping</w:t>
      </w:r>
      <w:r w:rsidR="00564F13">
        <w:rPr>
          <w:rFonts w:ascii="Calibri" w:eastAsia="Calibri" w:hAnsi="Calibri" w:cs="Calibri"/>
          <w:iCs/>
          <w:sz w:val="18"/>
          <w:szCs w:val="18"/>
        </w:rPr>
        <w:t>. Our current manufacturing process has 3 prototypes phases; digital, physical, and pre-production prototype.  Phase 1 of automating the printing portion will reduce the prototype phase to only a digital prototype. Removing the unknown with importing, localizing manufacturing and cutting prototyping to a digital prototype will help save costs, and streamline the production process from 90+ days to a phase 1 goal of 2 weeks for order of single packs</w:t>
      </w:r>
      <w:ins w:id="42" w:author="Leonard Sachs" w:date="2019-09-11T11:31:00Z">
        <w:r w:rsidR="00B51FA8">
          <w:rPr>
            <w:rFonts w:ascii="Calibri" w:eastAsia="Calibri" w:hAnsi="Calibri" w:cs="Calibri"/>
            <w:iCs/>
            <w:sz w:val="18"/>
            <w:szCs w:val="18"/>
          </w:rPr>
          <w:t>.</w:t>
        </w:r>
      </w:ins>
    </w:p>
    <w:p w14:paraId="2E4323E7" w14:textId="7D633201" w:rsidR="00E10144" w:rsidRPr="000D322D" w:rsidRDefault="000D322D" w:rsidP="000D322D">
      <w:pPr>
        <w:numPr>
          <w:ilvl w:val="1"/>
          <w:numId w:val="1"/>
        </w:numPr>
        <w:pBdr>
          <w:top w:val="nil"/>
          <w:left w:val="nil"/>
          <w:bottom w:val="nil"/>
          <w:right w:val="nil"/>
          <w:between w:val="nil"/>
        </w:pBdr>
        <w:contextualSpacing/>
        <w:rPr>
          <w:iCs/>
          <w:sz w:val="18"/>
          <w:szCs w:val="18"/>
        </w:rPr>
      </w:pPr>
      <w:del w:id="43" w:author="Leonard Sachs" w:date="2019-09-11T11:31:00Z">
        <w:r w:rsidDel="00B51FA8">
          <w:rPr>
            <w:iCs/>
            <w:sz w:val="18"/>
            <w:szCs w:val="18"/>
          </w:rPr>
          <w:delText xml:space="preserve">Below </w:delText>
        </w:r>
      </w:del>
      <w:ins w:id="44" w:author="Leonard Sachs" w:date="2019-09-11T11:31:00Z">
        <w:r w:rsidR="00B51FA8">
          <w:rPr>
            <w:iCs/>
            <w:sz w:val="18"/>
            <w:szCs w:val="18"/>
          </w:rPr>
          <w:t xml:space="preserve">The following </w:t>
        </w:r>
      </w:ins>
      <w:r w:rsidR="00E10144">
        <w:rPr>
          <w:iCs/>
          <w:sz w:val="18"/>
          <w:szCs w:val="18"/>
        </w:rPr>
        <w:t xml:space="preserve">testing product improvements that will not only increase the value of our </w:t>
      </w:r>
      <w:r w:rsidR="00E554D5">
        <w:rPr>
          <w:iCs/>
          <w:sz w:val="18"/>
          <w:szCs w:val="18"/>
        </w:rPr>
        <w:t>brand but</w:t>
      </w:r>
      <w:r w:rsidR="00E10144">
        <w:rPr>
          <w:iCs/>
          <w:sz w:val="18"/>
          <w:szCs w:val="18"/>
        </w:rPr>
        <w:t xml:space="preserve"> create sustainability for our company for the future. </w:t>
      </w:r>
    </w:p>
    <w:p w14:paraId="2FD593E7" w14:textId="04DFE02F" w:rsidR="00564F13" w:rsidRDefault="00564F13" w:rsidP="00564F13">
      <w:pPr>
        <w:numPr>
          <w:ilvl w:val="2"/>
          <w:numId w:val="1"/>
        </w:numPr>
        <w:pBdr>
          <w:top w:val="nil"/>
          <w:left w:val="nil"/>
          <w:bottom w:val="nil"/>
          <w:right w:val="nil"/>
          <w:between w:val="nil"/>
        </w:pBdr>
        <w:contextualSpacing/>
        <w:rPr>
          <w:iCs/>
          <w:sz w:val="18"/>
          <w:szCs w:val="18"/>
        </w:rPr>
      </w:pPr>
      <w:r w:rsidRPr="00CA2748">
        <w:rPr>
          <w:b/>
          <w:bCs/>
          <w:iCs/>
          <w:sz w:val="18"/>
          <w:szCs w:val="18"/>
          <w:u w:val="single"/>
        </w:rPr>
        <w:t>Hemp</w:t>
      </w:r>
      <w:r>
        <w:rPr>
          <w:iCs/>
          <w:sz w:val="18"/>
          <w:szCs w:val="18"/>
        </w:rPr>
        <w:t xml:space="preserve"> – Our goal is to change material to Hemp because we can grow it and manufacture locally, it costs less then nylon and is more durable. With the legalization of </w:t>
      </w:r>
      <w:del w:id="45" w:author="Leonard Sachs" w:date="2019-09-11T11:32:00Z">
        <w:r w:rsidDel="0063208F">
          <w:rPr>
            <w:iCs/>
            <w:sz w:val="18"/>
            <w:szCs w:val="18"/>
          </w:rPr>
          <w:delText xml:space="preserve">Marijuana </w:delText>
        </w:r>
      </w:del>
      <w:ins w:id="46" w:author="Leonard Sachs" w:date="2019-09-11T11:32:00Z">
        <w:r w:rsidR="0063208F">
          <w:rPr>
            <w:iCs/>
            <w:sz w:val="18"/>
            <w:szCs w:val="18"/>
          </w:rPr>
          <w:t xml:space="preserve">hemp production, </w:t>
        </w:r>
      </w:ins>
      <w:r>
        <w:rPr>
          <w:iCs/>
          <w:sz w:val="18"/>
          <w:szCs w:val="18"/>
        </w:rPr>
        <w:t xml:space="preserve">there will be an abundance of hemp stalks available to use in manufacturing. </w:t>
      </w:r>
      <w:ins w:id="47" w:author="Leonard Sachs" w:date="2019-09-11T11:32:00Z">
        <w:r w:rsidR="0063208F">
          <w:rPr>
            <w:iCs/>
            <w:sz w:val="18"/>
            <w:szCs w:val="18"/>
          </w:rPr>
          <w:t xml:space="preserve">Additionally, the </w:t>
        </w:r>
      </w:ins>
      <w:del w:id="48" w:author="Leonard Sachs" w:date="2019-09-11T11:32:00Z">
        <w:r w:rsidDel="0063208F">
          <w:rPr>
            <w:iCs/>
            <w:sz w:val="18"/>
            <w:szCs w:val="18"/>
          </w:rPr>
          <w:delText xml:space="preserve">Manufacturing </w:delText>
        </w:r>
      </w:del>
      <w:ins w:id="49" w:author="Leonard Sachs" w:date="2019-09-11T11:32:00Z">
        <w:r w:rsidR="0063208F">
          <w:rPr>
            <w:iCs/>
            <w:sz w:val="18"/>
            <w:szCs w:val="18"/>
          </w:rPr>
          <w:t xml:space="preserve">manufacturing </w:t>
        </w:r>
      </w:ins>
      <w:r>
        <w:rPr>
          <w:iCs/>
          <w:sz w:val="18"/>
          <w:szCs w:val="18"/>
        </w:rPr>
        <w:t>process is better for the environment</w:t>
      </w:r>
    </w:p>
    <w:p w14:paraId="7BA58970" w14:textId="2B571728" w:rsidR="00564F13" w:rsidRDefault="00564F13" w:rsidP="00564F13">
      <w:pPr>
        <w:numPr>
          <w:ilvl w:val="2"/>
          <w:numId w:val="1"/>
        </w:numPr>
        <w:pBdr>
          <w:top w:val="nil"/>
          <w:left w:val="nil"/>
          <w:bottom w:val="nil"/>
          <w:right w:val="nil"/>
          <w:between w:val="nil"/>
        </w:pBdr>
        <w:contextualSpacing/>
        <w:rPr>
          <w:iCs/>
          <w:sz w:val="18"/>
          <w:szCs w:val="18"/>
        </w:rPr>
      </w:pPr>
      <w:r w:rsidRPr="00CA2748">
        <w:rPr>
          <w:b/>
          <w:bCs/>
          <w:iCs/>
          <w:sz w:val="18"/>
          <w:szCs w:val="18"/>
          <w:u w:val="single"/>
        </w:rPr>
        <w:t xml:space="preserve">Fiber Optic </w:t>
      </w:r>
      <w:r w:rsidR="00DC7ED5" w:rsidRPr="00CA2748">
        <w:rPr>
          <w:b/>
          <w:bCs/>
          <w:iCs/>
          <w:sz w:val="18"/>
          <w:szCs w:val="18"/>
          <w:u w:val="single"/>
        </w:rPr>
        <w:t>Packs (</w:t>
      </w:r>
      <w:r w:rsidRPr="00CA2748">
        <w:rPr>
          <w:b/>
          <w:bCs/>
          <w:iCs/>
          <w:sz w:val="18"/>
          <w:szCs w:val="18"/>
          <w:u w:val="single"/>
        </w:rPr>
        <w:t>Light Up Packs)</w:t>
      </w:r>
      <w:r>
        <w:rPr>
          <w:iCs/>
          <w:sz w:val="18"/>
          <w:szCs w:val="18"/>
        </w:rPr>
        <w:t xml:space="preserve"> – We will be </w:t>
      </w:r>
      <w:commentRangeStart w:id="50"/>
      <w:r>
        <w:rPr>
          <w:iCs/>
          <w:sz w:val="18"/>
          <w:szCs w:val="18"/>
        </w:rPr>
        <w:t xml:space="preserve">first </w:t>
      </w:r>
      <w:commentRangeEnd w:id="50"/>
      <w:r w:rsidR="0063208F">
        <w:rPr>
          <w:rStyle w:val="CommentReference"/>
        </w:rPr>
        <w:commentReference w:id="50"/>
      </w:r>
      <w:r>
        <w:rPr>
          <w:iCs/>
          <w:sz w:val="18"/>
          <w:szCs w:val="18"/>
        </w:rPr>
        <w:t xml:space="preserve">to market with the light up packs. We </w:t>
      </w:r>
      <w:r w:rsidR="001A4AE1">
        <w:rPr>
          <w:iCs/>
          <w:sz w:val="18"/>
          <w:szCs w:val="18"/>
        </w:rPr>
        <w:t xml:space="preserve">have a functional prototype, we are testing printing and moving production in United States. We will be launching </w:t>
      </w:r>
      <w:del w:id="51" w:author="Leonard Sachs" w:date="2019-09-11T11:34:00Z">
        <w:r w:rsidR="00DC7ED5" w:rsidDel="0063208F">
          <w:rPr>
            <w:iCs/>
            <w:sz w:val="18"/>
            <w:szCs w:val="18"/>
          </w:rPr>
          <w:delText>sign</w:delText>
        </w:r>
      </w:del>
      <w:del w:id="52" w:author="Leonard Sachs" w:date="2019-09-11T11:33:00Z">
        <w:r w:rsidR="00DC7ED5" w:rsidDel="0063208F">
          <w:rPr>
            <w:iCs/>
            <w:sz w:val="18"/>
            <w:szCs w:val="18"/>
          </w:rPr>
          <w:delText xml:space="preserve"> </w:delText>
        </w:r>
      </w:del>
      <w:del w:id="53" w:author="Leonard Sachs" w:date="2019-09-11T11:34:00Z">
        <w:r w:rsidR="00DC7ED5" w:rsidDel="0063208F">
          <w:rPr>
            <w:iCs/>
            <w:sz w:val="18"/>
            <w:szCs w:val="18"/>
          </w:rPr>
          <w:delText>up sheet</w:delText>
        </w:r>
      </w:del>
      <w:ins w:id="54" w:author="Leonard Sachs" w:date="2019-09-11T11:34:00Z">
        <w:r w:rsidR="0063208F">
          <w:rPr>
            <w:iCs/>
            <w:sz w:val="18"/>
            <w:szCs w:val="18"/>
          </w:rPr>
          <w:t>a pre-registration form</w:t>
        </w:r>
      </w:ins>
      <w:r w:rsidR="00DC7ED5">
        <w:rPr>
          <w:iCs/>
          <w:sz w:val="18"/>
          <w:szCs w:val="18"/>
        </w:rPr>
        <w:t xml:space="preserve"> for the light up packs after our website launches. </w:t>
      </w:r>
    </w:p>
    <w:p w14:paraId="6BD1C2EC" w14:textId="732B4C6A" w:rsidR="00DC7ED5" w:rsidRDefault="00DC7ED5" w:rsidP="00564F13">
      <w:pPr>
        <w:numPr>
          <w:ilvl w:val="2"/>
          <w:numId w:val="1"/>
        </w:numPr>
        <w:pBdr>
          <w:top w:val="nil"/>
          <w:left w:val="nil"/>
          <w:bottom w:val="nil"/>
          <w:right w:val="nil"/>
          <w:between w:val="nil"/>
        </w:pBdr>
        <w:contextualSpacing/>
        <w:rPr>
          <w:iCs/>
          <w:sz w:val="18"/>
          <w:szCs w:val="18"/>
        </w:rPr>
      </w:pPr>
      <w:r w:rsidRPr="00CA2748">
        <w:rPr>
          <w:b/>
          <w:bCs/>
          <w:iCs/>
          <w:sz w:val="18"/>
          <w:szCs w:val="18"/>
          <w:u w:val="single"/>
        </w:rPr>
        <w:t>Stay Cold Bladder</w:t>
      </w:r>
      <w:r>
        <w:rPr>
          <w:iCs/>
          <w:sz w:val="18"/>
          <w:szCs w:val="18"/>
        </w:rPr>
        <w:t xml:space="preserve"> – We are working with US Manufacturing to create our bladders local</w:t>
      </w:r>
      <w:ins w:id="55" w:author="Leonard Sachs" w:date="2019-09-11T11:33:00Z">
        <w:r w:rsidR="0063208F">
          <w:rPr>
            <w:iCs/>
            <w:sz w:val="18"/>
            <w:szCs w:val="18"/>
          </w:rPr>
          <w:t>ly</w:t>
        </w:r>
      </w:ins>
      <w:r>
        <w:rPr>
          <w:iCs/>
          <w:sz w:val="18"/>
          <w:szCs w:val="18"/>
        </w:rPr>
        <w:t xml:space="preserve"> and will be the first company to offer stay cold bladders. </w:t>
      </w:r>
    </w:p>
    <w:p w14:paraId="447B8530" w14:textId="2A00AB68" w:rsidR="00041B2E" w:rsidRDefault="00041B2E" w:rsidP="00564F13">
      <w:pPr>
        <w:numPr>
          <w:ilvl w:val="2"/>
          <w:numId w:val="1"/>
        </w:numPr>
        <w:pBdr>
          <w:top w:val="nil"/>
          <w:left w:val="nil"/>
          <w:bottom w:val="nil"/>
          <w:right w:val="nil"/>
          <w:between w:val="nil"/>
        </w:pBdr>
        <w:contextualSpacing/>
        <w:rPr>
          <w:iCs/>
          <w:sz w:val="18"/>
          <w:szCs w:val="18"/>
        </w:rPr>
      </w:pPr>
      <w:r>
        <w:rPr>
          <w:b/>
          <w:bCs/>
          <w:iCs/>
          <w:sz w:val="18"/>
          <w:szCs w:val="18"/>
          <w:u w:val="single"/>
        </w:rPr>
        <w:t xml:space="preserve">Filter Bladder </w:t>
      </w:r>
      <w:r>
        <w:rPr>
          <w:iCs/>
          <w:sz w:val="18"/>
          <w:szCs w:val="18"/>
        </w:rPr>
        <w:t xml:space="preserve">– We are working with Global Treatment Solutions to design and develop </w:t>
      </w:r>
      <w:r w:rsidR="00602429">
        <w:rPr>
          <w:iCs/>
          <w:sz w:val="18"/>
          <w:szCs w:val="18"/>
        </w:rPr>
        <w:t xml:space="preserve">filtered bladder that could be put in our pack so people could drink water from anywhere, including </w:t>
      </w:r>
      <w:del w:id="56" w:author="Leonard Sachs" w:date="2019-09-11T11:34:00Z">
        <w:r w:rsidR="00602429" w:rsidDel="0063208F">
          <w:rPr>
            <w:iCs/>
            <w:sz w:val="18"/>
            <w:szCs w:val="18"/>
          </w:rPr>
          <w:delText>flint</w:delText>
        </w:r>
      </w:del>
      <w:ins w:id="57" w:author="Leonard Sachs" w:date="2019-09-11T11:34:00Z">
        <w:r w:rsidR="0063208F">
          <w:rPr>
            <w:iCs/>
            <w:sz w:val="18"/>
            <w:szCs w:val="18"/>
          </w:rPr>
          <w:t>Flint</w:t>
        </w:r>
      </w:ins>
      <w:r w:rsidR="00602429">
        <w:rPr>
          <w:iCs/>
          <w:sz w:val="18"/>
          <w:szCs w:val="18"/>
        </w:rPr>
        <w:t>.</w:t>
      </w:r>
    </w:p>
    <w:p w14:paraId="30DCF774" w14:textId="10DDBBF9" w:rsidR="00602429" w:rsidRPr="003E1B07" w:rsidRDefault="00602429" w:rsidP="00564F13">
      <w:pPr>
        <w:numPr>
          <w:ilvl w:val="2"/>
          <w:numId w:val="1"/>
        </w:numPr>
        <w:pBdr>
          <w:top w:val="nil"/>
          <w:left w:val="nil"/>
          <w:bottom w:val="nil"/>
          <w:right w:val="nil"/>
          <w:between w:val="nil"/>
        </w:pBdr>
        <w:contextualSpacing/>
        <w:rPr>
          <w:iCs/>
          <w:sz w:val="18"/>
          <w:szCs w:val="18"/>
        </w:rPr>
      </w:pPr>
      <w:r>
        <w:rPr>
          <w:b/>
          <w:bCs/>
          <w:iCs/>
          <w:sz w:val="18"/>
          <w:szCs w:val="18"/>
          <w:u w:val="single"/>
        </w:rPr>
        <w:t xml:space="preserve">Water Refill Station </w:t>
      </w:r>
      <w:r>
        <w:rPr>
          <w:iCs/>
          <w:sz w:val="18"/>
          <w:szCs w:val="18"/>
        </w:rPr>
        <w:t xml:space="preserve">– We are working with Global Treatment Solutions to bring water refill stations with a fast fill up to all music festivals we partner with. </w:t>
      </w:r>
    </w:p>
    <w:p w14:paraId="556141D7" w14:textId="77777777" w:rsidR="00B75F73" w:rsidRPr="00DC7ED5" w:rsidRDefault="00641616">
      <w:pPr>
        <w:pBdr>
          <w:top w:val="nil"/>
          <w:left w:val="nil"/>
          <w:bottom w:val="nil"/>
          <w:right w:val="nil"/>
          <w:between w:val="nil"/>
        </w:pBdr>
        <w:ind w:left="720" w:hanging="90"/>
        <w:rPr>
          <w:rFonts w:ascii="Calibri" w:eastAsia="Calibri" w:hAnsi="Calibri" w:cs="Calibri"/>
          <w:i/>
          <w:color w:val="FF0000"/>
          <w:sz w:val="18"/>
          <w:szCs w:val="18"/>
        </w:rPr>
      </w:pPr>
      <w:r w:rsidRPr="00DC7ED5">
        <w:rPr>
          <w:rFonts w:ascii="Calibri" w:eastAsia="Calibri" w:hAnsi="Calibri" w:cs="Calibri"/>
          <w:i/>
          <w:color w:val="FF0000"/>
          <w:sz w:val="18"/>
          <w:szCs w:val="18"/>
        </w:rPr>
        <w:t xml:space="preserve">***No cheesy or generalized statements that could apply to any company. If there is a practical reason specific to your company, then include it. Otherwise skip. An example would be if a team member is very well network with your target customer base or has previous executive level startup experience. </w:t>
      </w:r>
    </w:p>
    <w:p w14:paraId="0F27C4E7" w14:textId="77777777" w:rsidR="00B75F73" w:rsidRDefault="00B75F73">
      <w:pPr>
        <w:pBdr>
          <w:top w:val="nil"/>
          <w:left w:val="nil"/>
          <w:bottom w:val="nil"/>
          <w:right w:val="nil"/>
          <w:between w:val="nil"/>
        </w:pBdr>
        <w:rPr>
          <w:rFonts w:ascii="Calibri" w:eastAsia="Calibri" w:hAnsi="Calibri" w:cs="Calibri"/>
          <w:i/>
          <w:sz w:val="18"/>
          <w:szCs w:val="18"/>
        </w:rPr>
      </w:pPr>
    </w:p>
    <w:p w14:paraId="03B985B3" w14:textId="77777777" w:rsidR="00B75F73" w:rsidRDefault="00641616">
      <w:pPr>
        <w:pBdr>
          <w:top w:val="nil"/>
          <w:left w:val="nil"/>
          <w:bottom w:val="nil"/>
          <w:right w:val="nil"/>
          <w:between w:val="nil"/>
        </w:pBdr>
        <w:ind w:left="360"/>
        <w:rPr>
          <w:rFonts w:ascii="Calibri" w:eastAsia="Calibri" w:hAnsi="Calibri" w:cs="Calibri"/>
          <w:color w:val="000000"/>
          <w:sz w:val="18"/>
          <w:szCs w:val="18"/>
        </w:rPr>
      </w:pPr>
      <w:r>
        <w:rPr>
          <w:rFonts w:ascii="Calibri" w:eastAsia="Calibri" w:hAnsi="Calibri" w:cs="Calibri"/>
          <w:color w:val="000000"/>
          <w:sz w:val="18"/>
          <w:szCs w:val="18"/>
        </w:rPr>
        <w:t>OPTION 2: (Fill in the blanks. First part from Geoffrey Moore’s book Crossing the Chasm)</w:t>
      </w:r>
    </w:p>
    <w:p w14:paraId="7F4AC4D8" w14:textId="77777777" w:rsidR="00B75F73" w:rsidRDefault="00B75F73">
      <w:pPr>
        <w:pBdr>
          <w:top w:val="nil"/>
          <w:left w:val="nil"/>
          <w:bottom w:val="nil"/>
          <w:right w:val="nil"/>
          <w:between w:val="nil"/>
        </w:pBdr>
        <w:rPr>
          <w:rFonts w:ascii="Times" w:eastAsia="Times" w:hAnsi="Times" w:cs="Times"/>
          <w:sz w:val="20"/>
          <w:szCs w:val="20"/>
        </w:rPr>
      </w:pPr>
    </w:p>
    <w:p w14:paraId="726E81BC" w14:textId="77777777" w:rsidR="00B75F73" w:rsidRDefault="00641616">
      <w:pPr>
        <w:pBdr>
          <w:top w:val="nil"/>
          <w:left w:val="nil"/>
          <w:bottom w:val="nil"/>
          <w:right w:val="nil"/>
          <w:between w:val="nil"/>
        </w:pBdr>
        <w:ind w:left="720"/>
        <w:rPr>
          <w:rFonts w:ascii="Calibri" w:eastAsia="Calibri" w:hAnsi="Calibri" w:cs="Calibri"/>
          <w:color w:val="000000"/>
          <w:sz w:val="18"/>
          <w:szCs w:val="18"/>
        </w:rPr>
      </w:pPr>
      <w:r>
        <w:rPr>
          <w:rFonts w:ascii="Calibri" w:eastAsia="Calibri" w:hAnsi="Calibri" w:cs="Calibri"/>
          <w:color w:val="000000"/>
          <w:sz w:val="18"/>
          <w:szCs w:val="18"/>
          <w:highlight w:val="white"/>
        </w:rPr>
        <w:t xml:space="preserve">For </w:t>
      </w:r>
      <w:r>
        <w:rPr>
          <w:rFonts w:ascii="Calibri" w:eastAsia="Calibri" w:hAnsi="Calibri" w:cs="Calibri"/>
          <w:b/>
          <w:color w:val="000000"/>
          <w:sz w:val="18"/>
          <w:szCs w:val="18"/>
          <w:highlight w:val="white"/>
        </w:rPr>
        <w:t>[target customers]</w:t>
      </w:r>
      <w:r>
        <w:rPr>
          <w:rFonts w:ascii="Calibri" w:eastAsia="Calibri" w:hAnsi="Calibri" w:cs="Calibri"/>
          <w:color w:val="000000"/>
          <w:sz w:val="18"/>
          <w:szCs w:val="18"/>
        </w:rPr>
        <w:t xml:space="preserve"> </w:t>
      </w:r>
      <w:r>
        <w:rPr>
          <w:rFonts w:ascii="Calibri" w:eastAsia="Calibri" w:hAnsi="Calibri" w:cs="Calibri"/>
          <w:color w:val="000000"/>
          <w:sz w:val="18"/>
          <w:szCs w:val="18"/>
          <w:highlight w:val="white"/>
        </w:rPr>
        <w:t>who </w:t>
      </w:r>
      <w:r>
        <w:rPr>
          <w:rFonts w:ascii="Calibri" w:eastAsia="Calibri" w:hAnsi="Calibri" w:cs="Calibri"/>
          <w:b/>
          <w:color w:val="000000"/>
          <w:sz w:val="18"/>
          <w:szCs w:val="18"/>
          <w:highlight w:val="white"/>
        </w:rPr>
        <w:t>[statement of the need or opportunity]</w:t>
      </w:r>
      <w:r>
        <w:rPr>
          <w:rFonts w:ascii="Calibri" w:eastAsia="Calibri" w:hAnsi="Calibri" w:cs="Calibri"/>
          <w:color w:val="000000"/>
          <w:sz w:val="18"/>
          <w:szCs w:val="18"/>
          <w:highlight w:val="white"/>
        </w:rPr>
        <w:t xml:space="preserve">, our </w:t>
      </w:r>
      <w:r>
        <w:rPr>
          <w:rFonts w:ascii="Calibri" w:eastAsia="Calibri" w:hAnsi="Calibri" w:cs="Calibri"/>
          <w:b/>
          <w:color w:val="000000"/>
          <w:sz w:val="18"/>
          <w:szCs w:val="18"/>
          <w:highlight w:val="white"/>
        </w:rPr>
        <w:t>[product or company]</w:t>
      </w:r>
      <w:r>
        <w:rPr>
          <w:rFonts w:ascii="Calibri" w:eastAsia="Calibri" w:hAnsi="Calibri" w:cs="Calibri"/>
          <w:color w:val="000000"/>
          <w:sz w:val="18"/>
          <w:szCs w:val="18"/>
          <w:highlight w:val="white"/>
        </w:rPr>
        <w:t xml:space="preserve"> is a </w:t>
      </w:r>
      <w:r>
        <w:rPr>
          <w:rFonts w:ascii="Calibri" w:eastAsia="Calibri" w:hAnsi="Calibri" w:cs="Calibri"/>
          <w:b/>
          <w:color w:val="000000"/>
          <w:sz w:val="18"/>
          <w:szCs w:val="18"/>
          <w:highlight w:val="white"/>
        </w:rPr>
        <w:t>[product category]</w:t>
      </w:r>
      <w:r>
        <w:rPr>
          <w:rFonts w:ascii="Calibri" w:eastAsia="Calibri" w:hAnsi="Calibri" w:cs="Calibri"/>
          <w:color w:val="000000"/>
          <w:sz w:val="18"/>
          <w:szCs w:val="18"/>
        </w:rPr>
        <w:t xml:space="preserve"> </w:t>
      </w:r>
      <w:r>
        <w:rPr>
          <w:rFonts w:ascii="Calibri" w:eastAsia="Calibri" w:hAnsi="Calibri" w:cs="Calibri"/>
          <w:color w:val="000000"/>
          <w:sz w:val="18"/>
          <w:szCs w:val="18"/>
          <w:highlight w:val="white"/>
        </w:rPr>
        <w:t xml:space="preserve">that </w:t>
      </w:r>
      <w:r>
        <w:rPr>
          <w:rFonts w:ascii="Calibri" w:eastAsia="Calibri" w:hAnsi="Calibri" w:cs="Calibri"/>
          <w:b/>
          <w:color w:val="000000"/>
          <w:sz w:val="18"/>
          <w:szCs w:val="18"/>
          <w:highlight w:val="white"/>
        </w:rPr>
        <w:t>[key benefit to customers]</w:t>
      </w:r>
      <w:r>
        <w:rPr>
          <w:rFonts w:ascii="Calibri" w:eastAsia="Calibri" w:hAnsi="Calibri" w:cs="Calibri"/>
          <w:color w:val="000000"/>
          <w:sz w:val="18"/>
          <w:szCs w:val="18"/>
          <w:highlight w:val="white"/>
        </w:rPr>
        <w:t xml:space="preserve">.  Unlike </w:t>
      </w:r>
      <w:r>
        <w:rPr>
          <w:rFonts w:ascii="Calibri" w:eastAsia="Calibri" w:hAnsi="Calibri" w:cs="Calibri"/>
          <w:b/>
          <w:color w:val="000000"/>
          <w:sz w:val="18"/>
          <w:szCs w:val="18"/>
          <w:highlight w:val="white"/>
        </w:rPr>
        <w:t>[existing option(s)]</w:t>
      </w:r>
      <w:r>
        <w:rPr>
          <w:rFonts w:ascii="Calibri" w:eastAsia="Calibri" w:hAnsi="Calibri" w:cs="Calibri"/>
          <w:color w:val="000000"/>
          <w:sz w:val="18"/>
          <w:szCs w:val="18"/>
          <w:highlight w:val="white"/>
        </w:rPr>
        <w:t xml:space="preserve"> that </w:t>
      </w:r>
      <w:r>
        <w:rPr>
          <w:rFonts w:ascii="Calibri" w:eastAsia="Calibri" w:hAnsi="Calibri" w:cs="Calibri"/>
          <w:b/>
          <w:color w:val="000000"/>
          <w:sz w:val="18"/>
          <w:szCs w:val="18"/>
          <w:highlight w:val="white"/>
        </w:rPr>
        <w:t>[problem with existing options]</w:t>
      </w:r>
      <w:r>
        <w:rPr>
          <w:rFonts w:ascii="Calibri" w:eastAsia="Calibri" w:hAnsi="Calibri" w:cs="Calibri"/>
          <w:color w:val="000000"/>
          <w:sz w:val="18"/>
          <w:szCs w:val="18"/>
          <w:highlight w:val="white"/>
        </w:rPr>
        <w:t xml:space="preserve">, our product </w:t>
      </w:r>
      <w:r>
        <w:rPr>
          <w:rFonts w:ascii="Calibri" w:eastAsia="Calibri" w:hAnsi="Calibri" w:cs="Calibri"/>
          <w:b/>
          <w:color w:val="000000"/>
          <w:sz w:val="18"/>
          <w:szCs w:val="18"/>
          <w:highlight w:val="white"/>
        </w:rPr>
        <w:t>[primary differentiation]</w:t>
      </w:r>
      <w:r>
        <w:rPr>
          <w:rFonts w:ascii="Calibri" w:eastAsia="Calibri" w:hAnsi="Calibri" w:cs="Calibri"/>
          <w:color w:val="000000"/>
          <w:sz w:val="18"/>
          <w:szCs w:val="18"/>
          <w:highlight w:val="white"/>
        </w:rPr>
        <w:t>.</w:t>
      </w:r>
      <w:r>
        <w:rPr>
          <w:rFonts w:ascii="Calibri" w:eastAsia="Calibri" w:hAnsi="Calibri" w:cs="Calibri"/>
          <w:color w:val="000000"/>
          <w:sz w:val="18"/>
          <w:szCs w:val="18"/>
        </w:rPr>
        <w:t xml:space="preserve"> To date, </w:t>
      </w:r>
      <w:r>
        <w:rPr>
          <w:rFonts w:ascii="Calibri" w:eastAsia="Calibri" w:hAnsi="Calibri" w:cs="Calibri"/>
          <w:b/>
          <w:color w:val="000000"/>
          <w:sz w:val="18"/>
          <w:szCs w:val="18"/>
        </w:rPr>
        <w:t>[company’s most impressive achievement so far]</w:t>
      </w:r>
      <w:r>
        <w:rPr>
          <w:rFonts w:ascii="Calibri" w:eastAsia="Calibri" w:hAnsi="Calibri" w:cs="Calibri"/>
          <w:color w:val="000000"/>
          <w:sz w:val="18"/>
          <w:szCs w:val="18"/>
        </w:rPr>
        <w:t xml:space="preserve">. Over the next few years </w:t>
      </w:r>
      <w:r>
        <w:rPr>
          <w:rFonts w:ascii="Calibri" w:eastAsia="Calibri" w:hAnsi="Calibri" w:cs="Calibri"/>
          <w:b/>
          <w:color w:val="000000"/>
          <w:sz w:val="18"/>
          <w:szCs w:val="18"/>
        </w:rPr>
        <w:t>[company’s overall goal]</w:t>
      </w:r>
      <w:r>
        <w:rPr>
          <w:rFonts w:ascii="Calibri" w:eastAsia="Calibri" w:hAnsi="Calibri" w:cs="Calibri"/>
          <w:color w:val="000000"/>
          <w:sz w:val="18"/>
          <w:szCs w:val="18"/>
        </w:rPr>
        <w:t xml:space="preserve">. </w:t>
      </w:r>
    </w:p>
    <w:p w14:paraId="1473FF76" w14:textId="77777777" w:rsidR="00B75F73" w:rsidRDefault="00B75F73">
      <w:pPr>
        <w:pBdr>
          <w:top w:val="nil"/>
          <w:left w:val="nil"/>
          <w:bottom w:val="nil"/>
          <w:right w:val="nil"/>
          <w:between w:val="nil"/>
        </w:pBdr>
        <w:rPr>
          <w:rFonts w:ascii="Calibri" w:eastAsia="Calibri" w:hAnsi="Calibri" w:cs="Calibri"/>
          <w:sz w:val="18"/>
          <w:szCs w:val="18"/>
        </w:rPr>
      </w:pPr>
    </w:p>
    <w:p w14:paraId="411C1694" w14:textId="77777777" w:rsidR="00B75F73" w:rsidRPr="006A4FFD" w:rsidRDefault="00641616">
      <w:pPr>
        <w:pStyle w:val="Heading1"/>
        <w:pBdr>
          <w:top w:val="nil"/>
          <w:left w:val="nil"/>
          <w:bottom w:val="nil"/>
          <w:right w:val="nil"/>
          <w:between w:val="nil"/>
        </w:pBdr>
        <w:rPr>
          <w:color w:val="FF0000"/>
        </w:rPr>
      </w:pPr>
      <w:bookmarkStart w:id="58" w:name="_6ydfkk1akcq7" w:colFirst="0" w:colLast="0"/>
      <w:bookmarkEnd w:id="58"/>
      <w:r w:rsidRPr="006A4FFD">
        <w:rPr>
          <w:color w:val="FF0000"/>
        </w:rPr>
        <w:t xml:space="preserve">The Problem </w:t>
      </w:r>
    </w:p>
    <w:p w14:paraId="6D9AF4E5" w14:textId="77777777" w:rsidR="00B75F73" w:rsidRPr="00C24C7B" w:rsidRDefault="00641616">
      <w:pPr>
        <w:pBdr>
          <w:top w:val="nil"/>
          <w:left w:val="nil"/>
          <w:bottom w:val="nil"/>
          <w:right w:val="nil"/>
          <w:between w:val="nil"/>
        </w:pBdr>
        <w:ind w:left="180"/>
        <w:rPr>
          <w:rFonts w:ascii="Calibri" w:eastAsia="Calibri" w:hAnsi="Calibri" w:cs="Calibri"/>
          <w:sz w:val="18"/>
          <w:szCs w:val="18"/>
          <w:u w:val="single"/>
        </w:rPr>
      </w:pPr>
      <w:r w:rsidRPr="00C24C7B">
        <w:rPr>
          <w:rFonts w:ascii="Calibri" w:eastAsia="Calibri" w:hAnsi="Calibri" w:cs="Calibri"/>
          <w:sz w:val="18"/>
          <w:szCs w:val="18"/>
          <w:u w:val="single"/>
        </w:rPr>
        <w:t>The goal of this section is to provide the reader with the background information they need in order to be impressed by your solution. (</w:t>
      </w:r>
      <w:r w:rsidRPr="00C24C7B">
        <w:rPr>
          <w:rFonts w:ascii="Calibri" w:eastAsia="Calibri" w:hAnsi="Calibri" w:cs="Calibri"/>
          <w:i/>
          <w:sz w:val="18"/>
          <w:szCs w:val="18"/>
          <w:u w:val="single"/>
        </w:rPr>
        <w:t>Don’t repeat what you already wrote in Overview section. Instead provide new and additional information</w:t>
      </w:r>
      <w:r w:rsidRPr="00C24C7B">
        <w:rPr>
          <w:rFonts w:ascii="Calibri" w:eastAsia="Calibri" w:hAnsi="Calibri" w:cs="Calibri"/>
          <w:sz w:val="18"/>
          <w:szCs w:val="18"/>
          <w:u w:val="single"/>
        </w:rPr>
        <w:t xml:space="preserve">) </w:t>
      </w:r>
    </w:p>
    <w:p w14:paraId="6CB1D9D1" w14:textId="3A3CF477" w:rsidR="00B75F73" w:rsidRPr="00C24C7B" w:rsidRDefault="00641616">
      <w:pPr>
        <w:numPr>
          <w:ilvl w:val="0"/>
          <w:numId w:val="8"/>
        </w:numPr>
        <w:pBdr>
          <w:top w:val="nil"/>
          <w:left w:val="nil"/>
          <w:bottom w:val="nil"/>
          <w:right w:val="nil"/>
          <w:between w:val="nil"/>
        </w:pBdr>
        <w:contextualSpacing/>
        <w:rPr>
          <w:i/>
          <w:color w:val="0000FF"/>
          <w:sz w:val="18"/>
          <w:szCs w:val="18"/>
          <w:u w:val="single"/>
        </w:rPr>
      </w:pPr>
      <w:r w:rsidRPr="00C24C7B">
        <w:rPr>
          <w:rFonts w:ascii="Calibri" w:eastAsia="Calibri" w:hAnsi="Calibri" w:cs="Calibri"/>
          <w:i/>
          <w:color w:val="0000FF"/>
          <w:sz w:val="18"/>
          <w:szCs w:val="18"/>
          <w:u w:val="single"/>
        </w:rPr>
        <w:t>(Optional)</w:t>
      </w:r>
      <w:r w:rsidRPr="00C24C7B">
        <w:rPr>
          <w:rFonts w:ascii="Calibri" w:eastAsia="Calibri" w:hAnsi="Calibri" w:cs="Calibri"/>
          <w:color w:val="0000FF"/>
          <w:sz w:val="18"/>
          <w:szCs w:val="18"/>
          <w:u w:val="single"/>
        </w:rPr>
        <w:t xml:space="preserve"> What is the trend in the market/industry/technology/world that has recently opened up a gap or created a favorable environment for this opportunity? </w:t>
      </w:r>
    </w:p>
    <w:p w14:paraId="4F7B5B16" w14:textId="63FD2E7F" w:rsidR="00D8681C" w:rsidRDefault="00B775BC" w:rsidP="00D8681C">
      <w:pPr>
        <w:numPr>
          <w:ilvl w:val="1"/>
          <w:numId w:val="8"/>
        </w:numPr>
        <w:pBdr>
          <w:top w:val="nil"/>
          <w:left w:val="nil"/>
          <w:bottom w:val="nil"/>
          <w:right w:val="nil"/>
          <w:between w:val="nil"/>
        </w:pBdr>
        <w:contextualSpacing/>
        <w:rPr>
          <w:i/>
          <w:color w:val="0000FF"/>
          <w:sz w:val="18"/>
          <w:szCs w:val="18"/>
        </w:rPr>
      </w:pPr>
      <w:r>
        <w:rPr>
          <w:iCs/>
          <w:sz w:val="18"/>
          <w:szCs w:val="18"/>
        </w:rPr>
        <w:t xml:space="preserve">Everchanging technology has created </w:t>
      </w:r>
      <w:del w:id="59" w:author="Leonard Sachs" w:date="2019-09-11T11:36:00Z">
        <w:r w:rsidDel="00A14BA7">
          <w:rPr>
            <w:iCs/>
            <w:sz w:val="18"/>
            <w:szCs w:val="18"/>
          </w:rPr>
          <w:delText>a big</w:delText>
        </w:r>
      </w:del>
      <w:ins w:id="60" w:author="Leonard Sachs" w:date="2019-09-11T11:36:00Z">
        <w:r w:rsidR="00A14BA7">
          <w:rPr>
            <w:iCs/>
            <w:sz w:val="18"/>
            <w:szCs w:val="18"/>
          </w:rPr>
          <w:t>significant</w:t>
        </w:r>
      </w:ins>
      <w:r>
        <w:rPr>
          <w:iCs/>
          <w:sz w:val="18"/>
          <w:szCs w:val="18"/>
        </w:rPr>
        <w:t xml:space="preserve"> opportunity for us to be successful. We were able to prove a concept</w:t>
      </w:r>
      <w:r w:rsidR="00560858">
        <w:rPr>
          <w:iCs/>
          <w:sz w:val="18"/>
          <w:szCs w:val="18"/>
        </w:rPr>
        <w:t xml:space="preserve"> (fans want to buy branded hydration packs)</w:t>
      </w:r>
      <w:r>
        <w:rPr>
          <w:iCs/>
          <w:sz w:val="18"/>
          <w:szCs w:val="18"/>
        </w:rPr>
        <w:t xml:space="preserve"> and talk to all the stakeholders </w:t>
      </w:r>
      <w:r w:rsidR="00560858">
        <w:rPr>
          <w:iCs/>
          <w:sz w:val="18"/>
          <w:szCs w:val="18"/>
        </w:rPr>
        <w:t>(</w:t>
      </w:r>
      <w:ins w:id="61" w:author="Leonard Sachs" w:date="2019-09-11T11:36:00Z">
        <w:r w:rsidR="00A14BA7">
          <w:rPr>
            <w:iCs/>
            <w:sz w:val="18"/>
            <w:szCs w:val="18"/>
          </w:rPr>
          <w:t>t</w:t>
        </w:r>
      </w:ins>
      <w:del w:id="62" w:author="Leonard Sachs" w:date="2019-09-11T11:36:00Z">
        <w:r w:rsidR="00560858" w:rsidDel="00A14BA7">
          <w:rPr>
            <w:iCs/>
            <w:sz w:val="18"/>
            <w:szCs w:val="18"/>
          </w:rPr>
          <w:delText>T</w:delText>
        </w:r>
      </w:del>
      <w:r w:rsidR="00560858">
        <w:rPr>
          <w:iCs/>
          <w:sz w:val="18"/>
          <w:szCs w:val="18"/>
        </w:rPr>
        <w:t xml:space="preserve">he </w:t>
      </w:r>
      <w:proofErr w:type="gramStart"/>
      <w:r w:rsidR="00560858">
        <w:rPr>
          <w:iCs/>
          <w:sz w:val="18"/>
          <w:szCs w:val="18"/>
        </w:rPr>
        <w:t>brand</w:t>
      </w:r>
      <w:proofErr w:type="gramEnd"/>
      <w:r w:rsidR="0039764E">
        <w:rPr>
          <w:iCs/>
          <w:sz w:val="18"/>
          <w:szCs w:val="18"/>
        </w:rPr>
        <w:t xml:space="preserve"> aka artist or musician) </w:t>
      </w:r>
      <w:r>
        <w:rPr>
          <w:iCs/>
          <w:sz w:val="18"/>
          <w:szCs w:val="18"/>
        </w:rPr>
        <w:t xml:space="preserve">using social media. In order to streamline the </w:t>
      </w:r>
      <w:r w:rsidR="0039764E">
        <w:rPr>
          <w:iCs/>
          <w:sz w:val="18"/>
          <w:szCs w:val="18"/>
        </w:rPr>
        <w:t>process,</w:t>
      </w:r>
      <w:r>
        <w:rPr>
          <w:iCs/>
          <w:sz w:val="18"/>
          <w:szCs w:val="18"/>
        </w:rPr>
        <w:t xml:space="preserve"> we need to keep using technology to our advantage and create an easy</w:t>
      </w:r>
      <w:ins w:id="63" w:author="Leonard Sachs" w:date="2019-09-11T11:36:00Z">
        <w:r w:rsidR="00A14BA7">
          <w:rPr>
            <w:iCs/>
            <w:sz w:val="18"/>
            <w:szCs w:val="18"/>
          </w:rPr>
          <w:t>,</w:t>
        </w:r>
      </w:ins>
      <w:r>
        <w:rPr>
          <w:iCs/>
          <w:sz w:val="18"/>
          <w:szCs w:val="18"/>
        </w:rPr>
        <w:t xml:space="preserve"> streamline</w:t>
      </w:r>
      <w:ins w:id="64" w:author="Leonard Sachs" w:date="2019-09-11T11:37:00Z">
        <w:r w:rsidR="00A14BA7">
          <w:rPr>
            <w:iCs/>
            <w:sz w:val="18"/>
            <w:szCs w:val="18"/>
          </w:rPr>
          <w:t>d</w:t>
        </w:r>
      </w:ins>
      <w:r>
        <w:rPr>
          <w:iCs/>
          <w:sz w:val="18"/>
          <w:szCs w:val="18"/>
        </w:rPr>
        <w:t xml:space="preserve"> solution for people to order a hydration pack to support what they love.</w:t>
      </w:r>
    </w:p>
    <w:p w14:paraId="7DFE2507" w14:textId="7724899D" w:rsidR="00B75F73" w:rsidRPr="00323F1B" w:rsidRDefault="00641616" w:rsidP="00323F1B">
      <w:pPr>
        <w:numPr>
          <w:ilvl w:val="0"/>
          <w:numId w:val="8"/>
        </w:numPr>
        <w:pBdr>
          <w:top w:val="nil"/>
          <w:left w:val="nil"/>
          <w:bottom w:val="nil"/>
          <w:right w:val="nil"/>
          <w:between w:val="nil"/>
        </w:pBdr>
        <w:contextualSpacing/>
        <w:rPr>
          <w:i/>
          <w:color w:val="0000FF"/>
          <w:sz w:val="18"/>
          <w:szCs w:val="18"/>
          <w:u w:val="single"/>
        </w:rPr>
      </w:pPr>
      <w:commentRangeStart w:id="65"/>
      <w:r w:rsidRPr="00C24C7B">
        <w:rPr>
          <w:rFonts w:ascii="Calibri" w:eastAsia="Calibri" w:hAnsi="Calibri" w:cs="Calibri"/>
          <w:color w:val="0000FF"/>
          <w:sz w:val="18"/>
          <w:szCs w:val="18"/>
          <w:u w:val="single"/>
        </w:rPr>
        <w:t xml:space="preserve">In one sentence, 1) identify who is affected by the problem, 2) an approximate number of how many are affected or the money spent/lost currently addressing the problem, and 3) state the problem they have.  (E.g. fill in this sentence with your information: </w:t>
      </w:r>
      <w:proofErr w:type="gramStart"/>
      <w:r w:rsidRPr="00C24C7B">
        <w:rPr>
          <w:rFonts w:ascii="Calibri" w:eastAsia="Calibri" w:hAnsi="Calibri" w:cs="Calibri"/>
          <w:color w:val="0000FF"/>
          <w:sz w:val="18"/>
          <w:szCs w:val="18"/>
          <w:u w:val="single"/>
        </w:rPr>
        <w:t xml:space="preserve">“ </w:t>
      </w:r>
      <w:r w:rsidRPr="00C24C7B">
        <w:rPr>
          <w:rFonts w:ascii="Calibri" w:eastAsia="Calibri" w:hAnsi="Calibri" w:cs="Calibri"/>
          <w:b/>
          <w:color w:val="0000FF"/>
          <w:sz w:val="18"/>
          <w:szCs w:val="18"/>
          <w:u w:val="single"/>
        </w:rPr>
        <w:t>[</w:t>
      </w:r>
      <w:proofErr w:type="gramEnd"/>
      <w:r w:rsidRPr="00C24C7B">
        <w:rPr>
          <w:rFonts w:ascii="Calibri" w:eastAsia="Calibri" w:hAnsi="Calibri" w:cs="Calibri"/>
          <w:b/>
          <w:color w:val="0000FF"/>
          <w:sz w:val="18"/>
          <w:szCs w:val="18"/>
          <w:u w:val="single"/>
        </w:rPr>
        <w:t>### number worldwide]  [ultimate specific beneficiary]  [problem they currently have]</w:t>
      </w:r>
      <w:r w:rsidRPr="00C24C7B">
        <w:rPr>
          <w:rFonts w:ascii="Calibri" w:eastAsia="Calibri" w:hAnsi="Calibri" w:cs="Calibri"/>
          <w:color w:val="0000FF"/>
          <w:sz w:val="18"/>
          <w:szCs w:val="18"/>
          <w:u w:val="single"/>
        </w:rPr>
        <w:t xml:space="preserve">”. Alternate version: </w:t>
      </w:r>
      <w:r w:rsidRPr="00C24C7B">
        <w:rPr>
          <w:rFonts w:ascii="Calibri" w:eastAsia="Calibri" w:hAnsi="Calibri" w:cs="Calibri"/>
          <w:b/>
          <w:color w:val="0000FF"/>
          <w:sz w:val="18"/>
          <w:szCs w:val="18"/>
          <w:u w:val="single"/>
        </w:rPr>
        <w:t xml:space="preserve">[Specific type of company who will be your customer] [how much they currently spend or lose on average because of </w:t>
      </w:r>
      <w:proofErr w:type="gramStart"/>
      <w:r w:rsidRPr="00C24C7B">
        <w:rPr>
          <w:rFonts w:ascii="Calibri" w:eastAsia="Calibri" w:hAnsi="Calibri" w:cs="Calibri"/>
          <w:b/>
          <w:color w:val="0000FF"/>
          <w:sz w:val="18"/>
          <w:szCs w:val="18"/>
          <w:u w:val="single"/>
        </w:rPr>
        <w:t>problem]  [</w:t>
      </w:r>
      <w:proofErr w:type="gramEnd"/>
      <w:r w:rsidRPr="00C24C7B">
        <w:rPr>
          <w:rFonts w:ascii="Calibri" w:eastAsia="Calibri" w:hAnsi="Calibri" w:cs="Calibri"/>
          <w:b/>
          <w:color w:val="0000FF"/>
          <w:sz w:val="18"/>
          <w:szCs w:val="18"/>
          <w:u w:val="single"/>
        </w:rPr>
        <w:t>what the problem is they are spending or losing money on]</w:t>
      </w:r>
      <w:r w:rsidRPr="00C24C7B">
        <w:rPr>
          <w:rFonts w:ascii="Calibri" w:eastAsia="Calibri" w:hAnsi="Calibri" w:cs="Calibri"/>
          <w:color w:val="0000FF"/>
          <w:sz w:val="18"/>
          <w:szCs w:val="18"/>
          <w:u w:val="single"/>
        </w:rPr>
        <w:t xml:space="preserve"> ) </w:t>
      </w:r>
      <w:commentRangeEnd w:id="65"/>
      <w:r w:rsidR="00A14BA7">
        <w:rPr>
          <w:rStyle w:val="CommentReference"/>
        </w:rPr>
        <w:commentReference w:id="65"/>
      </w:r>
    </w:p>
    <w:p w14:paraId="19DF725C" w14:textId="626D9230" w:rsidR="00B75F73" w:rsidRPr="0039764E" w:rsidRDefault="00641616">
      <w:pPr>
        <w:numPr>
          <w:ilvl w:val="0"/>
          <w:numId w:val="8"/>
        </w:numPr>
        <w:pBdr>
          <w:top w:val="nil"/>
          <w:left w:val="nil"/>
          <w:bottom w:val="nil"/>
          <w:right w:val="nil"/>
          <w:between w:val="nil"/>
        </w:pBdr>
        <w:contextualSpacing/>
        <w:rPr>
          <w:color w:val="FF0000"/>
          <w:sz w:val="18"/>
          <w:szCs w:val="18"/>
        </w:rPr>
      </w:pPr>
      <w:r w:rsidRPr="0039764E">
        <w:rPr>
          <w:rFonts w:ascii="Calibri" w:eastAsia="Calibri" w:hAnsi="Calibri" w:cs="Calibri"/>
          <w:color w:val="FF0000"/>
          <w:sz w:val="18"/>
          <w:szCs w:val="18"/>
        </w:rPr>
        <w:t>What other background information does the reader need to know in order to be impressed by your offering? For example, why are potential customers spending money in this area? (</w:t>
      </w:r>
      <w:r w:rsidRPr="0039764E">
        <w:rPr>
          <w:rFonts w:ascii="Calibri" w:eastAsia="Calibri" w:hAnsi="Calibri" w:cs="Calibri"/>
          <w:i/>
          <w:color w:val="FF0000"/>
          <w:sz w:val="18"/>
          <w:szCs w:val="18"/>
        </w:rPr>
        <w:t>Tip: assume the reader is smart, but not familiar with your topic</w:t>
      </w:r>
      <w:r w:rsidRPr="0039764E">
        <w:rPr>
          <w:rFonts w:ascii="Calibri" w:eastAsia="Calibri" w:hAnsi="Calibri" w:cs="Calibri"/>
          <w:color w:val="FF0000"/>
          <w:sz w:val="18"/>
          <w:szCs w:val="18"/>
        </w:rPr>
        <w:t>)</w:t>
      </w:r>
    </w:p>
    <w:p w14:paraId="208E25FD" w14:textId="08EE054A" w:rsidR="00CB3190" w:rsidRDefault="00A630F3" w:rsidP="00CB3190">
      <w:pPr>
        <w:numPr>
          <w:ilvl w:val="1"/>
          <w:numId w:val="8"/>
        </w:numPr>
        <w:pBdr>
          <w:top w:val="nil"/>
          <w:left w:val="nil"/>
          <w:bottom w:val="nil"/>
          <w:right w:val="nil"/>
          <w:between w:val="nil"/>
        </w:pBdr>
        <w:contextualSpacing/>
        <w:rPr>
          <w:sz w:val="18"/>
          <w:szCs w:val="18"/>
        </w:rPr>
      </w:pPr>
      <w:r>
        <w:rPr>
          <w:rFonts w:ascii="Calibri" w:eastAsia="Calibri" w:hAnsi="Calibri" w:cs="Calibri"/>
          <w:sz w:val="18"/>
          <w:szCs w:val="18"/>
        </w:rPr>
        <w:t xml:space="preserve">People go to music festival for the experience. People need water to </w:t>
      </w:r>
      <w:del w:id="66" w:author="Leonard Sachs" w:date="2019-09-11T11:37:00Z">
        <w:r w:rsidDel="00A14BA7">
          <w:rPr>
            <w:rFonts w:ascii="Calibri" w:eastAsia="Calibri" w:hAnsi="Calibri" w:cs="Calibri"/>
            <w:sz w:val="18"/>
            <w:szCs w:val="18"/>
          </w:rPr>
          <w:delText>live</w:delText>
        </w:r>
      </w:del>
      <w:ins w:id="67" w:author="Leonard Sachs" w:date="2019-09-11T11:37:00Z">
        <w:r w:rsidR="00A14BA7">
          <w:rPr>
            <w:rFonts w:ascii="Calibri" w:eastAsia="Calibri" w:hAnsi="Calibri" w:cs="Calibri"/>
            <w:sz w:val="18"/>
            <w:szCs w:val="18"/>
          </w:rPr>
          <w:t>stay hydrated and no</w:t>
        </w:r>
      </w:ins>
      <w:ins w:id="68" w:author="Leonard Sachs" w:date="2019-09-11T11:38:00Z">
        <w:r w:rsidR="00A14BA7">
          <w:rPr>
            <w:rFonts w:ascii="Calibri" w:eastAsia="Calibri" w:hAnsi="Calibri" w:cs="Calibri"/>
            <w:sz w:val="18"/>
            <w:szCs w:val="18"/>
          </w:rPr>
          <w:t>t fall ill</w:t>
        </w:r>
      </w:ins>
      <w:r>
        <w:rPr>
          <w:rFonts w:ascii="Calibri" w:eastAsia="Calibri" w:hAnsi="Calibri" w:cs="Calibri"/>
          <w:sz w:val="18"/>
          <w:szCs w:val="18"/>
        </w:rPr>
        <w:t xml:space="preserve">. Many music festivals have started to provide water refill stations to people so festival goers don’t </w:t>
      </w:r>
      <w:ins w:id="69" w:author="Leonard Sachs" w:date="2019-09-11T11:38:00Z">
        <w:r w:rsidR="00A14BA7">
          <w:rPr>
            <w:rFonts w:ascii="Calibri" w:eastAsia="Calibri" w:hAnsi="Calibri" w:cs="Calibri"/>
            <w:sz w:val="18"/>
            <w:szCs w:val="18"/>
          </w:rPr>
          <w:t xml:space="preserve">fall ill (or </w:t>
        </w:r>
      </w:ins>
      <w:r>
        <w:rPr>
          <w:rFonts w:ascii="Calibri" w:eastAsia="Calibri" w:hAnsi="Calibri" w:cs="Calibri"/>
          <w:sz w:val="18"/>
          <w:szCs w:val="18"/>
        </w:rPr>
        <w:t>die</w:t>
      </w:r>
      <w:ins w:id="70" w:author="Leonard Sachs" w:date="2019-09-11T11:38:00Z">
        <w:r w:rsidR="00A14BA7">
          <w:rPr>
            <w:rFonts w:ascii="Calibri" w:eastAsia="Calibri" w:hAnsi="Calibri" w:cs="Calibri"/>
            <w:sz w:val="18"/>
            <w:szCs w:val="18"/>
          </w:rPr>
          <w:t>)</w:t>
        </w:r>
      </w:ins>
      <w:r>
        <w:rPr>
          <w:rFonts w:ascii="Calibri" w:eastAsia="Calibri" w:hAnsi="Calibri" w:cs="Calibri"/>
          <w:sz w:val="18"/>
          <w:szCs w:val="18"/>
        </w:rPr>
        <w:t xml:space="preserve"> and they have a great experience. People also go to music festivals to see their favorite artists perform. Music festivals and artists (musicians) make a lot of their revenue from merchandise sales. Hydration packs were first made for hikers and runners but have </w:t>
      </w:r>
      <w:del w:id="71" w:author="Leonard Sachs" w:date="2019-09-11T11:38:00Z">
        <w:r w:rsidDel="00A14BA7">
          <w:rPr>
            <w:rFonts w:ascii="Calibri" w:eastAsia="Calibri" w:hAnsi="Calibri" w:cs="Calibri"/>
            <w:sz w:val="18"/>
            <w:szCs w:val="18"/>
          </w:rPr>
          <w:delText xml:space="preserve">became </w:delText>
        </w:r>
      </w:del>
      <w:ins w:id="72" w:author="Leonard Sachs" w:date="2019-09-11T11:38:00Z">
        <w:r w:rsidR="00A14BA7">
          <w:rPr>
            <w:rFonts w:ascii="Calibri" w:eastAsia="Calibri" w:hAnsi="Calibri" w:cs="Calibri"/>
            <w:sz w:val="18"/>
            <w:szCs w:val="18"/>
          </w:rPr>
          <w:t xml:space="preserve">become </w:t>
        </w:r>
      </w:ins>
      <w:r>
        <w:rPr>
          <w:rFonts w:ascii="Calibri" w:eastAsia="Calibri" w:hAnsi="Calibri" w:cs="Calibri"/>
          <w:sz w:val="18"/>
          <w:szCs w:val="18"/>
        </w:rPr>
        <w:t xml:space="preserve">very popular at music festivals. There is no hydration pack company that allows people a way to create a hydration pack </w:t>
      </w:r>
      <w:del w:id="73" w:author="Leonard Sachs" w:date="2019-09-11T11:38:00Z">
        <w:r w:rsidDel="00A14BA7">
          <w:rPr>
            <w:rFonts w:ascii="Calibri" w:eastAsia="Calibri" w:hAnsi="Calibri" w:cs="Calibri"/>
            <w:sz w:val="18"/>
            <w:szCs w:val="18"/>
          </w:rPr>
          <w:delText>for their brand</w:delText>
        </w:r>
      </w:del>
      <w:ins w:id="74" w:author="Leonard Sachs" w:date="2019-09-11T11:38:00Z">
        <w:r w:rsidR="00A14BA7">
          <w:rPr>
            <w:rFonts w:ascii="Calibri" w:eastAsia="Calibri" w:hAnsi="Calibri" w:cs="Calibri"/>
            <w:sz w:val="18"/>
            <w:szCs w:val="18"/>
          </w:rPr>
          <w:t xml:space="preserve">branded with their favorite artist’s graphic/logo. </w:t>
        </w:r>
      </w:ins>
      <w:r>
        <w:rPr>
          <w:rFonts w:ascii="Calibri" w:eastAsia="Calibri" w:hAnsi="Calibri" w:cs="Calibri"/>
          <w:sz w:val="18"/>
          <w:szCs w:val="18"/>
        </w:rPr>
        <w:t xml:space="preserve"> Most music festivals, artists, events don’t sell hydration packs for people to purchase to support </w:t>
      </w:r>
      <w:del w:id="75" w:author="Leonard Sachs" w:date="2019-09-11T11:39:00Z">
        <w:r w:rsidDel="00A14BA7">
          <w:rPr>
            <w:rFonts w:ascii="Calibri" w:eastAsia="Calibri" w:hAnsi="Calibri" w:cs="Calibri"/>
            <w:sz w:val="18"/>
            <w:szCs w:val="18"/>
          </w:rPr>
          <w:delText>who they love</w:delText>
        </w:r>
      </w:del>
      <w:ins w:id="76" w:author="Leonard Sachs" w:date="2019-09-11T11:39:00Z">
        <w:r w:rsidR="00A14BA7">
          <w:rPr>
            <w:rFonts w:ascii="Calibri" w:eastAsia="Calibri" w:hAnsi="Calibri" w:cs="Calibri"/>
            <w:sz w:val="18"/>
            <w:szCs w:val="18"/>
          </w:rPr>
          <w:t>the artists</w:t>
        </w:r>
      </w:ins>
      <w:r>
        <w:rPr>
          <w:rFonts w:ascii="Calibri" w:eastAsia="Calibri" w:hAnsi="Calibri" w:cs="Calibri"/>
          <w:sz w:val="18"/>
          <w:szCs w:val="18"/>
        </w:rPr>
        <w:t xml:space="preserve">. </w:t>
      </w:r>
    </w:p>
    <w:p w14:paraId="54082D9C" w14:textId="77777777" w:rsidR="005E66DB" w:rsidRPr="00A630F3" w:rsidRDefault="00641616">
      <w:pPr>
        <w:numPr>
          <w:ilvl w:val="0"/>
          <w:numId w:val="8"/>
        </w:numPr>
        <w:pBdr>
          <w:top w:val="nil"/>
          <w:left w:val="nil"/>
          <w:bottom w:val="nil"/>
          <w:right w:val="nil"/>
          <w:between w:val="nil"/>
        </w:pBdr>
        <w:contextualSpacing/>
        <w:rPr>
          <w:color w:val="0000FF"/>
          <w:sz w:val="18"/>
          <w:szCs w:val="18"/>
          <w:u w:val="single"/>
        </w:rPr>
      </w:pPr>
      <w:r w:rsidRPr="00A630F3">
        <w:rPr>
          <w:rFonts w:ascii="Calibri" w:eastAsia="Calibri" w:hAnsi="Calibri" w:cs="Calibri"/>
          <w:color w:val="0000FF"/>
          <w:sz w:val="18"/>
          <w:szCs w:val="18"/>
          <w:u w:val="single"/>
        </w:rPr>
        <w:t>How do potential customers currently address the problem you are solving?</w:t>
      </w:r>
    </w:p>
    <w:p w14:paraId="7C513683" w14:textId="602D6B8C" w:rsidR="005E66DB" w:rsidRPr="00A630F3" w:rsidRDefault="005E66DB" w:rsidP="005E66DB">
      <w:pPr>
        <w:numPr>
          <w:ilvl w:val="1"/>
          <w:numId w:val="8"/>
        </w:numPr>
        <w:pBdr>
          <w:top w:val="nil"/>
          <w:left w:val="nil"/>
          <w:bottom w:val="nil"/>
          <w:right w:val="nil"/>
          <w:between w:val="nil"/>
        </w:pBdr>
        <w:contextualSpacing/>
        <w:rPr>
          <w:sz w:val="18"/>
          <w:szCs w:val="18"/>
        </w:rPr>
      </w:pPr>
      <w:r w:rsidRPr="00A630F3">
        <w:rPr>
          <w:rFonts w:ascii="Calibri" w:eastAsia="Calibri" w:hAnsi="Calibri" w:cs="Calibri"/>
          <w:sz w:val="18"/>
          <w:szCs w:val="18"/>
        </w:rPr>
        <w:t>Make unofficial merchandise to support the brands they love</w:t>
      </w:r>
      <w:r w:rsidR="00A630F3">
        <w:rPr>
          <w:rFonts w:ascii="Calibri" w:eastAsia="Calibri" w:hAnsi="Calibri" w:cs="Calibri"/>
          <w:sz w:val="18"/>
          <w:szCs w:val="18"/>
        </w:rPr>
        <w:t xml:space="preserve"> where the artist and festival don’t make any revenue from the sales</w:t>
      </w:r>
    </w:p>
    <w:p w14:paraId="0E5F4519" w14:textId="75DDADB2" w:rsidR="00A630F3" w:rsidRDefault="003176D8" w:rsidP="00A630F3">
      <w:pPr>
        <w:numPr>
          <w:ilvl w:val="1"/>
          <w:numId w:val="8"/>
        </w:numPr>
        <w:pBdr>
          <w:top w:val="nil"/>
          <w:left w:val="nil"/>
          <w:bottom w:val="nil"/>
          <w:right w:val="nil"/>
          <w:between w:val="nil"/>
        </w:pBdr>
        <w:contextualSpacing/>
        <w:rPr>
          <w:sz w:val="18"/>
          <w:szCs w:val="18"/>
        </w:rPr>
      </w:pPr>
      <w:ins w:id="77" w:author="Leonard Sachs" w:date="2019-09-11T11:42:00Z">
        <w:r>
          <w:rPr>
            <w:rFonts w:ascii="Calibri" w:eastAsia="Calibri" w:hAnsi="Calibri" w:cs="Calibri"/>
            <w:sz w:val="18"/>
            <w:szCs w:val="18"/>
          </w:rPr>
          <w:t xml:space="preserve">Consumer </w:t>
        </w:r>
      </w:ins>
      <w:del w:id="78" w:author="Leonard Sachs" w:date="2019-09-11T11:42:00Z">
        <w:r w:rsidR="00A630F3" w:rsidDel="003176D8">
          <w:rPr>
            <w:rFonts w:ascii="Calibri" w:eastAsia="Calibri" w:hAnsi="Calibri" w:cs="Calibri"/>
            <w:sz w:val="18"/>
            <w:szCs w:val="18"/>
          </w:rPr>
          <w:delText>Buy</w:delText>
        </w:r>
      </w:del>
      <w:ins w:id="79" w:author="Leonard Sachs" w:date="2019-09-11T11:42:00Z">
        <w:r>
          <w:rPr>
            <w:rFonts w:ascii="Calibri" w:eastAsia="Calibri" w:hAnsi="Calibri" w:cs="Calibri"/>
            <w:sz w:val="18"/>
            <w:szCs w:val="18"/>
          </w:rPr>
          <w:t>buys</w:t>
        </w:r>
      </w:ins>
      <w:r w:rsidR="00A630F3">
        <w:rPr>
          <w:rFonts w:ascii="Calibri" w:eastAsia="Calibri" w:hAnsi="Calibri" w:cs="Calibri"/>
          <w:sz w:val="18"/>
          <w:szCs w:val="18"/>
        </w:rPr>
        <w:t xml:space="preserve"> </w:t>
      </w:r>
      <w:del w:id="80" w:author="Leonard Sachs" w:date="2019-09-11T11:39:00Z">
        <w:r w:rsidR="00A630F3" w:rsidDel="00A14BA7">
          <w:rPr>
            <w:rFonts w:ascii="Calibri" w:eastAsia="Calibri" w:hAnsi="Calibri" w:cs="Calibri"/>
            <w:sz w:val="18"/>
            <w:szCs w:val="18"/>
          </w:rPr>
          <w:delText xml:space="preserve">Bottle </w:delText>
        </w:r>
      </w:del>
      <w:ins w:id="81" w:author="Leonard Sachs" w:date="2019-09-11T11:39:00Z">
        <w:r w:rsidR="00A14BA7">
          <w:rPr>
            <w:rFonts w:ascii="Calibri" w:eastAsia="Calibri" w:hAnsi="Calibri" w:cs="Calibri"/>
            <w:sz w:val="18"/>
            <w:szCs w:val="18"/>
          </w:rPr>
          <w:t>bottle</w:t>
        </w:r>
      </w:ins>
      <w:ins w:id="82" w:author="Leonard Sachs" w:date="2019-09-11T11:41:00Z">
        <w:r w:rsidR="00A14BA7">
          <w:rPr>
            <w:rFonts w:ascii="Calibri" w:eastAsia="Calibri" w:hAnsi="Calibri" w:cs="Calibri"/>
            <w:sz w:val="18"/>
            <w:szCs w:val="18"/>
          </w:rPr>
          <w:t>d</w:t>
        </w:r>
      </w:ins>
      <w:ins w:id="83" w:author="Leonard Sachs" w:date="2019-09-11T11:39:00Z">
        <w:r w:rsidR="00A14BA7">
          <w:rPr>
            <w:rFonts w:ascii="Calibri" w:eastAsia="Calibri" w:hAnsi="Calibri" w:cs="Calibri"/>
            <w:sz w:val="18"/>
            <w:szCs w:val="18"/>
          </w:rPr>
          <w:t xml:space="preserve"> </w:t>
        </w:r>
      </w:ins>
      <w:r w:rsidR="00A630F3">
        <w:rPr>
          <w:rFonts w:ascii="Calibri" w:eastAsia="Calibri" w:hAnsi="Calibri" w:cs="Calibri"/>
          <w:sz w:val="18"/>
          <w:szCs w:val="18"/>
        </w:rPr>
        <w:t>water, that is thrown away or recycle</w:t>
      </w:r>
      <w:ins w:id="84" w:author="Leonard Sachs" w:date="2019-09-11T11:42:00Z">
        <w:r>
          <w:rPr>
            <w:rFonts w:ascii="Calibri" w:eastAsia="Calibri" w:hAnsi="Calibri" w:cs="Calibri"/>
            <w:sz w:val="18"/>
            <w:szCs w:val="18"/>
          </w:rPr>
          <w:t>d</w:t>
        </w:r>
      </w:ins>
      <w:r w:rsidR="00A630F3">
        <w:rPr>
          <w:rFonts w:ascii="Calibri" w:eastAsia="Calibri" w:hAnsi="Calibri" w:cs="Calibri"/>
          <w:sz w:val="18"/>
          <w:szCs w:val="18"/>
        </w:rPr>
        <w:t xml:space="preserve"> but pollutes the environment</w:t>
      </w:r>
    </w:p>
    <w:p w14:paraId="7766AB61" w14:textId="7E30EF9B" w:rsidR="00A630F3" w:rsidRDefault="003176D8" w:rsidP="00A630F3">
      <w:pPr>
        <w:numPr>
          <w:ilvl w:val="1"/>
          <w:numId w:val="8"/>
        </w:numPr>
        <w:pBdr>
          <w:top w:val="nil"/>
          <w:left w:val="nil"/>
          <w:bottom w:val="nil"/>
          <w:right w:val="nil"/>
          <w:between w:val="nil"/>
        </w:pBdr>
        <w:contextualSpacing/>
        <w:rPr>
          <w:sz w:val="18"/>
          <w:szCs w:val="18"/>
        </w:rPr>
      </w:pPr>
      <w:ins w:id="85" w:author="Leonard Sachs" w:date="2019-09-11T11:43:00Z">
        <w:r>
          <w:rPr>
            <w:sz w:val="18"/>
            <w:szCs w:val="18"/>
          </w:rPr>
          <w:t>Consumer buys</w:t>
        </w:r>
      </w:ins>
      <w:del w:id="86" w:author="Leonard Sachs" w:date="2019-09-11T11:42:00Z">
        <w:r w:rsidR="00B00C91" w:rsidDel="003176D8">
          <w:rPr>
            <w:sz w:val="18"/>
            <w:szCs w:val="18"/>
          </w:rPr>
          <w:delText>Buy</w:delText>
        </w:r>
      </w:del>
      <w:r w:rsidR="00A630F3">
        <w:rPr>
          <w:sz w:val="18"/>
          <w:szCs w:val="18"/>
        </w:rPr>
        <w:t xml:space="preserve"> a refillable water bottle, inconvenient and doesn’t allow user to be active with two free hands</w:t>
      </w:r>
    </w:p>
    <w:p w14:paraId="496A54BF" w14:textId="652B973B" w:rsidR="005E66DB" w:rsidRPr="00A630F3" w:rsidRDefault="003176D8" w:rsidP="00A630F3">
      <w:pPr>
        <w:numPr>
          <w:ilvl w:val="1"/>
          <w:numId w:val="8"/>
        </w:numPr>
        <w:pBdr>
          <w:top w:val="nil"/>
          <w:left w:val="nil"/>
          <w:bottom w:val="nil"/>
          <w:right w:val="nil"/>
          <w:between w:val="nil"/>
        </w:pBdr>
        <w:contextualSpacing/>
        <w:rPr>
          <w:sz w:val="18"/>
          <w:szCs w:val="18"/>
        </w:rPr>
      </w:pPr>
      <w:ins w:id="87" w:author="Leonard Sachs" w:date="2019-09-11T11:42:00Z">
        <w:r>
          <w:rPr>
            <w:sz w:val="18"/>
            <w:szCs w:val="18"/>
          </w:rPr>
          <w:t>Consumer b</w:t>
        </w:r>
      </w:ins>
      <w:del w:id="88" w:author="Leonard Sachs" w:date="2019-09-11T11:42:00Z">
        <w:r w:rsidR="00B00C91" w:rsidDel="003176D8">
          <w:rPr>
            <w:sz w:val="18"/>
            <w:szCs w:val="18"/>
          </w:rPr>
          <w:delText>B</w:delText>
        </w:r>
      </w:del>
      <w:r w:rsidR="00B00C91">
        <w:rPr>
          <w:sz w:val="18"/>
          <w:szCs w:val="18"/>
        </w:rPr>
        <w:t xml:space="preserve">uys </w:t>
      </w:r>
      <w:del w:id="89" w:author="Leonard Sachs" w:date="2019-09-11T11:42:00Z">
        <w:r w:rsidR="00A630F3" w:rsidDel="003176D8">
          <w:rPr>
            <w:sz w:val="18"/>
            <w:szCs w:val="18"/>
          </w:rPr>
          <w:delText xml:space="preserve"> </w:delText>
        </w:r>
      </w:del>
      <w:r w:rsidR="00A630F3">
        <w:rPr>
          <w:sz w:val="18"/>
          <w:szCs w:val="18"/>
        </w:rPr>
        <w:t xml:space="preserve">a non-branded hydration pack </w:t>
      </w:r>
      <w:del w:id="90" w:author="Leonard Sachs" w:date="2019-09-11T11:42:00Z">
        <w:r w:rsidR="00A630F3" w:rsidDel="003176D8">
          <w:rPr>
            <w:sz w:val="18"/>
            <w:szCs w:val="18"/>
          </w:rPr>
          <w:delText>that is shiny</w:delText>
        </w:r>
      </w:del>
      <w:ins w:id="91" w:author="Leonard Sachs" w:date="2019-09-11T11:42:00Z">
        <w:r>
          <w:rPr>
            <w:sz w:val="18"/>
            <w:szCs w:val="18"/>
          </w:rPr>
          <w:t>is generic</w:t>
        </w:r>
      </w:ins>
      <w:r w:rsidR="00A630F3">
        <w:rPr>
          <w:sz w:val="18"/>
          <w:szCs w:val="18"/>
        </w:rPr>
        <w:t xml:space="preserve"> and doesn’t support the festival or artist</w:t>
      </w:r>
    </w:p>
    <w:p w14:paraId="38D94B54" w14:textId="29D902E6" w:rsidR="00B75F73" w:rsidRPr="00B00C91" w:rsidRDefault="00B00C91">
      <w:pPr>
        <w:numPr>
          <w:ilvl w:val="0"/>
          <w:numId w:val="8"/>
        </w:numPr>
        <w:pBdr>
          <w:top w:val="nil"/>
          <w:left w:val="nil"/>
          <w:bottom w:val="nil"/>
          <w:right w:val="nil"/>
          <w:between w:val="nil"/>
        </w:pBdr>
        <w:contextualSpacing/>
        <w:rPr>
          <w:iCs/>
          <w:sz w:val="18"/>
          <w:szCs w:val="18"/>
          <w:u w:val="single"/>
        </w:rPr>
      </w:pPr>
      <w:r>
        <w:rPr>
          <w:rFonts w:ascii="Calibri" w:eastAsia="Calibri" w:hAnsi="Calibri" w:cs="Calibri"/>
          <w:i/>
          <w:sz w:val="18"/>
          <w:szCs w:val="18"/>
        </w:rPr>
        <w:lastRenderedPageBreak/>
        <w:t xml:space="preserve"> </w:t>
      </w:r>
      <w:r w:rsidR="00641616" w:rsidRPr="00B00C91">
        <w:rPr>
          <w:rFonts w:ascii="Calibri" w:eastAsia="Calibri" w:hAnsi="Calibri" w:cs="Calibri"/>
          <w:iCs/>
          <w:color w:val="FF0000"/>
          <w:sz w:val="18"/>
          <w:szCs w:val="18"/>
          <w:u w:val="single"/>
        </w:rPr>
        <w:t>(Optional) Provide a specific example that highlights the problem.</w:t>
      </w:r>
      <w:r w:rsidR="009D7781">
        <w:rPr>
          <w:rFonts w:ascii="Calibri" w:eastAsia="Calibri" w:hAnsi="Calibri" w:cs="Calibri"/>
          <w:iCs/>
          <w:color w:val="FF0000"/>
          <w:sz w:val="18"/>
          <w:szCs w:val="18"/>
          <w:u w:val="single"/>
        </w:rPr>
        <w:t xml:space="preserve"> </w:t>
      </w:r>
      <w:r w:rsidR="009D7781" w:rsidRPr="00FE163B">
        <w:rPr>
          <w:rFonts w:ascii="Calibri" w:eastAsia="Calibri" w:hAnsi="Calibri" w:cs="Calibri"/>
          <w:i/>
          <w:color w:val="FF0000"/>
          <w:sz w:val="18"/>
          <w:szCs w:val="18"/>
          <w:u w:val="single"/>
        </w:rPr>
        <w:t xml:space="preserve">– What is the biggest point we should highlight here, Copyright logo use </w:t>
      </w:r>
      <w:r w:rsidR="00C86DCE" w:rsidRPr="00FE163B">
        <w:rPr>
          <w:rFonts w:ascii="Calibri" w:eastAsia="Calibri" w:hAnsi="Calibri" w:cs="Calibri"/>
          <w:i/>
          <w:color w:val="FF0000"/>
          <w:sz w:val="18"/>
          <w:szCs w:val="18"/>
          <w:u w:val="single"/>
        </w:rPr>
        <w:t>to create fan items or people buying non branded hydration packs?</w:t>
      </w:r>
    </w:p>
    <w:p w14:paraId="43B50C08" w14:textId="2C77957A" w:rsidR="009D7781" w:rsidRPr="009D7781" w:rsidRDefault="009F7C8C" w:rsidP="00B00C91">
      <w:pPr>
        <w:numPr>
          <w:ilvl w:val="1"/>
          <w:numId w:val="8"/>
        </w:numPr>
        <w:pBdr>
          <w:top w:val="nil"/>
          <w:left w:val="nil"/>
          <w:bottom w:val="nil"/>
          <w:right w:val="nil"/>
          <w:between w:val="nil"/>
        </w:pBdr>
        <w:contextualSpacing/>
        <w:rPr>
          <w:sz w:val="18"/>
          <w:szCs w:val="18"/>
        </w:rPr>
      </w:pPr>
      <w:hyperlink r:id="rId12" w:history="1">
        <w:r w:rsidR="00F95BB3" w:rsidRPr="00F95BB3">
          <w:rPr>
            <w:rStyle w:val="Hyperlink"/>
            <w:sz w:val="18"/>
            <w:szCs w:val="18"/>
          </w:rPr>
          <w:t>Glastonbury Music Festival</w:t>
        </w:r>
      </w:hyperlink>
      <w:r w:rsidR="00F95BB3">
        <w:rPr>
          <w:sz w:val="18"/>
          <w:szCs w:val="18"/>
        </w:rPr>
        <w:t xml:space="preserve"> – </w:t>
      </w:r>
      <w:r w:rsidR="00D75C0A">
        <w:rPr>
          <w:sz w:val="18"/>
          <w:szCs w:val="18"/>
        </w:rPr>
        <w:t>Glastonbury banned plastic bottles</w:t>
      </w:r>
      <w:r w:rsidR="0073613D">
        <w:rPr>
          <w:sz w:val="18"/>
          <w:szCs w:val="18"/>
        </w:rPr>
        <w:t xml:space="preserve"> at their 2019 </w:t>
      </w:r>
      <w:ins w:id="92" w:author="Leonard Sachs" w:date="2019-09-11T11:43:00Z">
        <w:r w:rsidR="003176D8">
          <w:rPr>
            <w:sz w:val="18"/>
            <w:szCs w:val="18"/>
          </w:rPr>
          <w:t xml:space="preserve">event </w:t>
        </w:r>
      </w:ins>
      <w:r w:rsidR="0073613D">
        <w:rPr>
          <w:sz w:val="18"/>
          <w:szCs w:val="18"/>
        </w:rPr>
        <w:t>because i</w:t>
      </w:r>
      <w:r w:rsidR="00F95BB3">
        <w:rPr>
          <w:sz w:val="18"/>
          <w:szCs w:val="18"/>
        </w:rPr>
        <w:t xml:space="preserve">n </w:t>
      </w:r>
      <w:del w:id="93" w:author="Leonard Sachs" w:date="2019-09-11T11:43:00Z">
        <w:r w:rsidR="00F95BB3" w:rsidDel="003176D8">
          <w:rPr>
            <w:sz w:val="18"/>
            <w:szCs w:val="18"/>
          </w:rPr>
          <w:delText>2017</w:delText>
        </w:r>
        <w:r w:rsidR="001846F3" w:rsidDel="003176D8">
          <w:rPr>
            <w:sz w:val="18"/>
            <w:szCs w:val="18"/>
          </w:rPr>
          <w:delText xml:space="preserve"> because of the pollution caused by</w:delText>
        </w:r>
        <w:r w:rsidR="00F95BB3" w:rsidDel="003176D8">
          <w:rPr>
            <w:sz w:val="18"/>
            <w:szCs w:val="18"/>
          </w:rPr>
          <w:delText xml:space="preserve"> </w:delText>
        </w:r>
      </w:del>
      <w:r w:rsidR="00F95BB3">
        <w:rPr>
          <w:sz w:val="18"/>
          <w:szCs w:val="18"/>
        </w:rPr>
        <w:t>fans</w:t>
      </w:r>
      <w:r w:rsidR="001846F3">
        <w:rPr>
          <w:sz w:val="18"/>
          <w:szCs w:val="18"/>
        </w:rPr>
        <w:t xml:space="preserve"> </w:t>
      </w:r>
      <w:del w:id="94" w:author="Leonard Sachs" w:date="2019-09-11T11:44:00Z">
        <w:r w:rsidR="001846F3" w:rsidDel="003176D8">
          <w:rPr>
            <w:sz w:val="18"/>
            <w:szCs w:val="18"/>
          </w:rPr>
          <w:delText>that</w:delText>
        </w:r>
        <w:r w:rsidR="00F95BB3" w:rsidDel="003176D8">
          <w:rPr>
            <w:sz w:val="18"/>
            <w:szCs w:val="18"/>
          </w:rPr>
          <w:delText xml:space="preserve"> </w:delText>
        </w:r>
      </w:del>
      <w:r w:rsidR="00F95BB3">
        <w:rPr>
          <w:sz w:val="18"/>
          <w:szCs w:val="18"/>
        </w:rPr>
        <w:t>went through 1.7m plastic bottles</w:t>
      </w:r>
      <w:ins w:id="95" w:author="Leonard Sachs" w:date="2019-09-11T11:44:00Z">
        <w:r w:rsidR="003176D8">
          <w:rPr>
            <w:sz w:val="18"/>
            <w:szCs w:val="18"/>
          </w:rPr>
          <w:t xml:space="preserve"> creating significant waste collection / environmental issues</w:t>
        </w:r>
      </w:ins>
      <w:r w:rsidR="001846F3">
        <w:rPr>
          <w:sz w:val="18"/>
          <w:szCs w:val="18"/>
        </w:rPr>
        <w:t>.</w:t>
      </w:r>
    </w:p>
    <w:p w14:paraId="58971D68" w14:textId="74F0D26E" w:rsidR="00833901" w:rsidRPr="00B00C91" w:rsidRDefault="00B00C91" w:rsidP="00B00C91">
      <w:pPr>
        <w:numPr>
          <w:ilvl w:val="1"/>
          <w:numId w:val="8"/>
        </w:numPr>
        <w:pBdr>
          <w:top w:val="nil"/>
          <w:left w:val="nil"/>
          <w:bottom w:val="nil"/>
          <w:right w:val="nil"/>
          <w:between w:val="nil"/>
        </w:pBdr>
        <w:contextualSpacing/>
        <w:rPr>
          <w:sz w:val="18"/>
          <w:szCs w:val="18"/>
        </w:rPr>
      </w:pPr>
      <w:r w:rsidRPr="00A630F3">
        <w:rPr>
          <w:rFonts w:ascii="Calibri" w:eastAsia="Calibri" w:hAnsi="Calibri" w:cs="Calibri"/>
          <w:sz w:val="18"/>
          <w:szCs w:val="18"/>
        </w:rPr>
        <w:t xml:space="preserve">Brands don’t sell branded hydration packs and neither do events. </w:t>
      </w:r>
      <w:del w:id="96" w:author="Leonard Sachs" w:date="2019-09-11T11:44:00Z">
        <w:r w:rsidRPr="00A630F3" w:rsidDel="003176D8">
          <w:rPr>
            <w:rFonts w:ascii="Calibri" w:eastAsia="Calibri" w:hAnsi="Calibri" w:cs="Calibri"/>
            <w:sz w:val="18"/>
            <w:szCs w:val="18"/>
          </w:rPr>
          <w:delText xml:space="preserve">Most </w:delText>
        </w:r>
      </w:del>
      <w:ins w:id="97" w:author="Leonard Sachs" w:date="2019-09-11T11:44:00Z">
        <w:r w:rsidR="003176D8">
          <w:rPr>
            <w:rFonts w:ascii="Calibri" w:eastAsia="Calibri" w:hAnsi="Calibri" w:cs="Calibri"/>
            <w:sz w:val="18"/>
            <w:szCs w:val="18"/>
          </w:rPr>
          <w:t>Many</w:t>
        </w:r>
        <w:r w:rsidR="003176D8" w:rsidRPr="00A630F3">
          <w:rPr>
            <w:rFonts w:ascii="Calibri" w:eastAsia="Calibri" w:hAnsi="Calibri" w:cs="Calibri"/>
            <w:sz w:val="18"/>
            <w:szCs w:val="18"/>
          </w:rPr>
          <w:t xml:space="preserve"> </w:t>
        </w:r>
      </w:ins>
      <w:r w:rsidRPr="00A630F3">
        <w:rPr>
          <w:rFonts w:ascii="Calibri" w:eastAsia="Calibri" w:hAnsi="Calibri" w:cs="Calibri"/>
          <w:sz w:val="18"/>
          <w:szCs w:val="18"/>
        </w:rPr>
        <w:t xml:space="preserve">events provide water refill stations for free. All events provide </w:t>
      </w:r>
      <w:commentRangeStart w:id="98"/>
      <w:r w:rsidRPr="00A630F3">
        <w:rPr>
          <w:rFonts w:ascii="Calibri" w:eastAsia="Calibri" w:hAnsi="Calibri" w:cs="Calibri"/>
          <w:sz w:val="18"/>
          <w:szCs w:val="18"/>
        </w:rPr>
        <w:t>water</w:t>
      </w:r>
      <w:commentRangeEnd w:id="98"/>
      <w:r w:rsidR="003176D8">
        <w:rPr>
          <w:rStyle w:val="CommentReference"/>
        </w:rPr>
        <w:commentReference w:id="98"/>
      </w:r>
      <w:r w:rsidRPr="00A630F3">
        <w:rPr>
          <w:rFonts w:ascii="Calibri" w:eastAsia="Calibri" w:hAnsi="Calibri" w:cs="Calibri"/>
          <w:sz w:val="18"/>
          <w:szCs w:val="18"/>
        </w:rPr>
        <w:t xml:space="preserve">. </w:t>
      </w:r>
      <w:r w:rsidRPr="00A630F3">
        <w:rPr>
          <w:rFonts w:ascii="Calibri" w:eastAsia="Calibri" w:hAnsi="Calibri" w:cs="Calibri"/>
          <w:i/>
          <w:sz w:val="18"/>
          <w:szCs w:val="18"/>
        </w:rPr>
        <w:t xml:space="preserve"> </w:t>
      </w:r>
    </w:p>
    <w:p w14:paraId="032BB368" w14:textId="1686BC98" w:rsidR="00B75F73" w:rsidRPr="002D2CB3" w:rsidRDefault="00641616">
      <w:pPr>
        <w:numPr>
          <w:ilvl w:val="0"/>
          <w:numId w:val="8"/>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Why is this current way ineffective? (What are the problems with the current solutions?)</w:t>
      </w:r>
    </w:p>
    <w:p w14:paraId="2C3A74D6" w14:textId="20EC3344" w:rsidR="00AD5DD5" w:rsidRPr="00AD5DD5" w:rsidRDefault="00AD5DD5" w:rsidP="00AD5DD5">
      <w:pPr>
        <w:numPr>
          <w:ilvl w:val="1"/>
          <w:numId w:val="8"/>
        </w:numPr>
        <w:pBdr>
          <w:top w:val="nil"/>
          <w:left w:val="nil"/>
          <w:bottom w:val="nil"/>
          <w:right w:val="nil"/>
          <w:between w:val="nil"/>
        </w:pBdr>
        <w:contextualSpacing/>
        <w:rPr>
          <w:color w:val="0000FF"/>
          <w:sz w:val="18"/>
          <w:szCs w:val="18"/>
        </w:rPr>
      </w:pPr>
      <w:r>
        <w:rPr>
          <w:rFonts w:ascii="Calibri" w:eastAsia="Calibri" w:hAnsi="Calibri" w:cs="Calibri"/>
          <w:sz w:val="18"/>
          <w:szCs w:val="18"/>
        </w:rPr>
        <w:t>Plastic bottles are destroying the Earth</w:t>
      </w:r>
    </w:p>
    <w:p w14:paraId="1D82468E" w14:textId="7ACCCFD2" w:rsidR="00FA0833" w:rsidRPr="00FA0833" w:rsidRDefault="004C58E4" w:rsidP="00FA0833">
      <w:pPr>
        <w:numPr>
          <w:ilvl w:val="1"/>
          <w:numId w:val="8"/>
        </w:numPr>
        <w:pBdr>
          <w:top w:val="nil"/>
          <w:left w:val="nil"/>
          <w:bottom w:val="nil"/>
          <w:right w:val="nil"/>
          <w:between w:val="nil"/>
        </w:pBdr>
        <w:contextualSpacing/>
        <w:rPr>
          <w:color w:val="0000FF"/>
          <w:sz w:val="18"/>
          <w:szCs w:val="18"/>
        </w:rPr>
      </w:pPr>
      <w:r>
        <w:rPr>
          <w:rFonts w:ascii="Calibri" w:eastAsia="Calibri" w:hAnsi="Calibri" w:cs="Calibri"/>
          <w:sz w:val="18"/>
          <w:szCs w:val="18"/>
        </w:rPr>
        <w:t>Festiva</w:t>
      </w:r>
      <w:r w:rsidR="00D41BC8">
        <w:rPr>
          <w:rFonts w:ascii="Calibri" w:eastAsia="Calibri" w:hAnsi="Calibri" w:cs="Calibri"/>
          <w:sz w:val="18"/>
          <w:szCs w:val="18"/>
        </w:rPr>
        <w:t>l and event</w:t>
      </w:r>
      <w:r>
        <w:rPr>
          <w:rFonts w:ascii="Calibri" w:eastAsia="Calibri" w:hAnsi="Calibri" w:cs="Calibri"/>
          <w:sz w:val="18"/>
          <w:szCs w:val="18"/>
        </w:rPr>
        <w:t xml:space="preserve"> goers use non-branded </w:t>
      </w:r>
      <w:r w:rsidR="00FA0833">
        <w:rPr>
          <w:rFonts w:ascii="Calibri" w:eastAsia="Calibri" w:hAnsi="Calibri" w:cs="Calibri"/>
          <w:sz w:val="18"/>
          <w:szCs w:val="18"/>
        </w:rPr>
        <w:t>hydration packs and water bottles to stay hydrated</w:t>
      </w:r>
    </w:p>
    <w:p w14:paraId="10B9ADDD" w14:textId="34637844" w:rsidR="00FA0833" w:rsidRPr="00FA0833" w:rsidRDefault="00EC4438" w:rsidP="00FA0833">
      <w:pPr>
        <w:numPr>
          <w:ilvl w:val="1"/>
          <w:numId w:val="8"/>
        </w:numPr>
        <w:pBdr>
          <w:top w:val="nil"/>
          <w:left w:val="nil"/>
          <w:bottom w:val="nil"/>
          <w:right w:val="nil"/>
          <w:between w:val="nil"/>
        </w:pBdr>
        <w:contextualSpacing/>
        <w:rPr>
          <w:color w:val="0000FF"/>
          <w:sz w:val="18"/>
          <w:szCs w:val="18"/>
        </w:rPr>
      </w:pPr>
      <w:r>
        <w:rPr>
          <w:rFonts w:ascii="Calibri" w:eastAsia="Calibri" w:hAnsi="Calibri" w:cs="Calibri"/>
          <w:sz w:val="18"/>
          <w:szCs w:val="18"/>
        </w:rPr>
        <w:t>Fans</w:t>
      </w:r>
      <w:r w:rsidR="00D41BC8">
        <w:rPr>
          <w:rFonts w:ascii="Calibri" w:eastAsia="Calibri" w:hAnsi="Calibri" w:cs="Calibri"/>
          <w:sz w:val="18"/>
          <w:szCs w:val="18"/>
        </w:rPr>
        <w:t xml:space="preserve"> </w:t>
      </w:r>
      <w:ins w:id="99" w:author="Leonard Sachs" w:date="2019-09-11T11:45:00Z">
        <w:r w:rsidR="003176D8">
          <w:rPr>
            <w:rFonts w:ascii="Calibri" w:eastAsia="Calibri" w:hAnsi="Calibri" w:cs="Calibri"/>
            <w:sz w:val="18"/>
            <w:szCs w:val="18"/>
          </w:rPr>
          <w:t xml:space="preserve">illegally </w:t>
        </w:r>
      </w:ins>
      <w:r w:rsidR="00443731">
        <w:rPr>
          <w:rFonts w:ascii="Calibri" w:eastAsia="Calibri" w:hAnsi="Calibri" w:cs="Calibri"/>
          <w:sz w:val="18"/>
          <w:szCs w:val="18"/>
        </w:rPr>
        <w:t>create un</w:t>
      </w:r>
      <w:r>
        <w:rPr>
          <w:rFonts w:ascii="Calibri" w:eastAsia="Calibri" w:hAnsi="Calibri" w:cs="Calibri"/>
          <w:sz w:val="18"/>
          <w:szCs w:val="18"/>
        </w:rPr>
        <w:t xml:space="preserve">official </w:t>
      </w:r>
      <w:r w:rsidR="00443731">
        <w:rPr>
          <w:rFonts w:ascii="Calibri" w:eastAsia="Calibri" w:hAnsi="Calibri" w:cs="Calibri"/>
          <w:sz w:val="18"/>
          <w:szCs w:val="18"/>
        </w:rPr>
        <w:t xml:space="preserve">merchandise to support </w:t>
      </w:r>
      <w:r w:rsidR="007B44A3">
        <w:rPr>
          <w:rFonts w:ascii="Calibri" w:eastAsia="Calibri" w:hAnsi="Calibri" w:cs="Calibri"/>
          <w:sz w:val="18"/>
          <w:szCs w:val="18"/>
        </w:rPr>
        <w:t>the brands they love</w:t>
      </w:r>
      <w:del w:id="100" w:author="Leonard Sachs" w:date="2019-09-11T11:45:00Z">
        <w:r w:rsidR="007B44A3" w:rsidDel="003176D8">
          <w:rPr>
            <w:rFonts w:ascii="Calibri" w:eastAsia="Calibri" w:hAnsi="Calibri" w:cs="Calibri"/>
            <w:sz w:val="18"/>
            <w:szCs w:val="18"/>
          </w:rPr>
          <w:delText xml:space="preserve"> illegally</w:delText>
        </w:r>
      </w:del>
    </w:p>
    <w:p w14:paraId="3E8E40BF" w14:textId="77777777" w:rsidR="00B75F73" w:rsidRDefault="00B75F73">
      <w:pPr>
        <w:pBdr>
          <w:top w:val="nil"/>
          <w:left w:val="nil"/>
          <w:bottom w:val="nil"/>
          <w:right w:val="nil"/>
          <w:between w:val="nil"/>
        </w:pBdr>
        <w:rPr>
          <w:rFonts w:ascii="Calibri" w:eastAsia="Calibri" w:hAnsi="Calibri" w:cs="Calibri"/>
          <w:sz w:val="18"/>
          <w:szCs w:val="18"/>
        </w:rPr>
      </w:pPr>
    </w:p>
    <w:p w14:paraId="7256C06B" w14:textId="77777777" w:rsidR="00B75F73" w:rsidRDefault="00641616">
      <w:pPr>
        <w:pStyle w:val="Heading1"/>
        <w:pBdr>
          <w:top w:val="nil"/>
          <w:left w:val="nil"/>
          <w:bottom w:val="nil"/>
          <w:right w:val="nil"/>
          <w:between w:val="nil"/>
        </w:pBdr>
        <w:rPr>
          <w:color w:val="0000FF"/>
        </w:rPr>
      </w:pPr>
      <w:bookmarkStart w:id="101" w:name="_tubz4k342hiz" w:colFirst="0" w:colLast="0"/>
      <w:bookmarkEnd w:id="101"/>
      <w:r>
        <w:rPr>
          <w:color w:val="0000FF"/>
        </w:rPr>
        <w:t>Our Solution</w:t>
      </w:r>
    </w:p>
    <w:p w14:paraId="0520C255" w14:textId="5B3190A0" w:rsidR="00B75F73" w:rsidRDefault="00641616">
      <w:pPr>
        <w:pBdr>
          <w:top w:val="nil"/>
          <w:left w:val="nil"/>
          <w:bottom w:val="nil"/>
          <w:right w:val="nil"/>
          <w:between w:val="nil"/>
        </w:pBdr>
        <w:ind w:left="180"/>
        <w:rPr>
          <w:rFonts w:ascii="Calibri" w:eastAsia="Calibri" w:hAnsi="Calibri" w:cs="Calibri"/>
          <w:color w:val="FF0000"/>
          <w:sz w:val="18"/>
          <w:szCs w:val="18"/>
        </w:rPr>
      </w:pPr>
      <w:r w:rsidRPr="00B36E41">
        <w:rPr>
          <w:rFonts w:ascii="Calibri" w:eastAsia="Calibri" w:hAnsi="Calibri" w:cs="Calibri"/>
          <w:color w:val="FF0000"/>
          <w:sz w:val="18"/>
          <w:szCs w:val="18"/>
        </w:rPr>
        <w:t xml:space="preserve">Describe your solution. Focus on </w:t>
      </w:r>
      <w:r w:rsidRPr="00B36E41">
        <w:rPr>
          <w:rFonts w:ascii="Calibri" w:eastAsia="Calibri" w:hAnsi="Calibri" w:cs="Calibri"/>
          <w:i/>
          <w:color w:val="FF0000"/>
          <w:sz w:val="18"/>
          <w:szCs w:val="18"/>
          <w:u w:val="single"/>
        </w:rPr>
        <w:t>BENEFITS</w:t>
      </w:r>
      <w:r w:rsidRPr="00B36E41">
        <w:rPr>
          <w:rFonts w:ascii="Calibri" w:eastAsia="Calibri" w:hAnsi="Calibri" w:cs="Calibri"/>
          <w:color w:val="FF0000"/>
          <w:sz w:val="18"/>
          <w:szCs w:val="18"/>
          <w:u w:val="single"/>
        </w:rPr>
        <w:t xml:space="preserve"> to the customer</w:t>
      </w:r>
      <w:r w:rsidRPr="00B36E41">
        <w:rPr>
          <w:rFonts w:ascii="Calibri" w:eastAsia="Calibri" w:hAnsi="Calibri" w:cs="Calibri"/>
          <w:color w:val="FF0000"/>
          <w:sz w:val="18"/>
          <w:szCs w:val="18"/>
        </w:rPr>
        <w:t xml:space="preserve"> instead of </w:t>
      </w:r>
      <w:r w:rsidRPr="00B36E41">
        <w:rPr>
          <w:rFonts w:ascii="Calibri" w:eastAsia="Calibri" w:hAnsi="Calibri" w:cs="Calibri"/>
          <w:i/>
          <w:color w:val="FF0000"/>
          <w:sz w:val="18"/>
          <w:szCs w:val="18"/>
        </w:rPr>
        <w:t>product features</w:t>
      </w:r>
      <w:r w:rsidRPr="00B36E41">
        <w:rPr>
          <w:rFonts w:ascii="Calibri" w:eastAsia="Calibri" w:hAnsi="Calibri" w:cs="Calibri"/>
          <w:color w:val="FF0000"/>
          <w:sz w:val="18"/>
          <w:szCs w:val="18"/>
        </w:rPr>
        <w:t xml:space="preserve">. </w:t>
      </w:r>
    </w:p>
    <w:p w14:paraId="178623AB" w14:textId="608C1EB4" w:rsidR="00A352CA" w:rsidRPr="00A352CA" w:rsidRDefault="008222A3" w:rsidP="00A352CA">
      <w:pPr>
        <w:pStyle w:val="ListParagraph"/>
        <w:numPr>
          <w:ilvl w:val="0"/>
          <w:numId w:val="11"/>
        </w:numPr>
        <w:pBdr>
          <w:top w:val="nil"/>
          <w:left w:val="nil"/>
          <w:bottom w:val="nil"/>
          <w:right w:val="nil"/>
          <w:between w:val="nil"/>
        </w:pBdr>
        <w:rPr>
          <w:rFonts w:ascii="Calibri" w:eastAsia="Calibri" w:hAnsi="Calibri" w:cs="Calibri"/>
          <w:color w:val="FF0000"/>
          <w:sz w:val="18"/>
          <w:szCs w:val="18"/>
        </w:rPr>
      </w:pPr>
      <w:r>
        <w:rPr>
          <w:rFonts w:ascii="Calibri" w:eastAsia="Calibri" w:hAnsi="Calibri" w:cs="Calibri"/>
          <w:sz w:val="18"/>
          <w:szCs w:val="18"/>
        </w:rPr>
        <w:t xml:space="preserve">Branded functional product </w:t>
      </w:r>
    </w:p>
    <w:p w14:paraId="54CBFB4A" w14:textId="77777777" w:rsidR="00B75F73" w:rsidRDefault="00B75F73">
      <w:pPr>
        <w:pBdr>
          <w:top w:val="nil"/>
          <w:left w:val="nil"/>
          <w:bottom w:val="nil"/>
          <w:right w:val="nil"/>
          <w:between w:val="nil"/>
        </w:pBdr>
        <w:rPr>
          <w:rFonts w:ascii="Calibri" w:eastAsia="Calibri" w:hAnsi="Calibri" w:cs="Calibri"/>
          <w:sz w:val="18"/>
          <w:szCs w:val="18"/>
        </w:rPr>
      </w:pPr>
    </w:p>
    <w:p w14:paraId="3D182D0C" w14:textId="7638EB5B" w:rsidR="00696F25" w:rsidRPr="00FE14A5" w:rsidRDefault="00641616">
      <w:pPr>
        <w:numPr>
          <w:ilvl w:val="0"/>
          <w:numId w:val="3"/>
        </w:numPr>
        <w:pBdr>
          <w:top w:val="nil"/>
          <w:left w:val="nil"/>
          <w:bottom w:val="nil"/>
          <w:right w:val="nil"/>
          <w:between w:val="nil"/>
        </w:pBdr>
        <w:contextualSpacing/>
        <w:rPr>
          <w:i/>
          <w:color w:val="FF0000"/>
          <w:sz w:val="18"/>
          <w:szCs w:val="18"/>
        </w:rPr>
      </w:pPr>
      <w:bookmarkStart w:id="102" w:name="_gjdgxs" w:colFirst="0" w:colLast="0"/>
      <w:bookmarkEnd w:id="102"/>
      <w:r w:rsidRPr="00FE14A5">
        <w:rPr>
          <w:rFonts w:ascii="Calibri" w:eastAsia="Calibri" w:hAnsi="Calibri" w:cs="Calibri"/>
          <w:color w:val="FF0000"/>
          <w:sz w:val="18"/>
          <w:szCs w:val="18"/>
        </w:rPr>
        <w:t xml:space="preserve">What is the solution you are proposing &amp; what is the </w:t>
      </w:r>
      <w:r w:rsidRPr="00FE14A5">
        <w:rPr>
          <w:rFonts w:ascii="Calibri" w:eastAsia="Calibri" w:hAnsi="Calibri" w:cs="Calibri"/>
          <w:color w:val="FF0000"/>
          <w:sz w:val="18"/>
          <w:szCs w:val="18"/>
          <w:u w:val="single"/>
        </w:rPr>
        <w:t>#1 competitive advantage</w:t>
      </w:r>
      <w:r w:rsidRPr="00FE14A5">
        <w:rPr>
          <w:rFonts w:ascii="Calibri" w:eastAsia="Calibri" w:hAnsi="Calibri" w:cs="Calibri"/>
          <w:color w:val="FF0000"/>
          <w:sz w:val="18"/>
          <w:szCs w:val="18"/>
        </w:rPr>
        <w:t xml:space="preserve">? </w:t>
      </w:r>
      <w:proofErr w:type="gramStart"/>
      <w:r w:rsidR="00B85B3F" w:rsidRPr="00FE14A5">
        <w:rPr>
          <w:rFonts w:ascii="Calibri" w:eastAsia="Calibri" w:hAnsi="Calibri" w:cs="Calibri"/>
          <w:color w:val="FF0000"/>
          <w:sz w:val="18"/>
          <w:szCs w:val="18"/>
        </w:rPr>
        <w:t>I.e.</w:t>
      </w:r>
      <w:r w:rsidRPr="00FE14A5">
        <w:rPr>
          <w:rFonts w:ascii="Calibri" w:eastAsia="Calibri" w:hAnsi="Calibri" w:cs="Calibri"/>
          <w:color w:val="FF0000"/>
          <w:sz w:val="18"/>
          <w:szCs w:val="18"/>
        </w:rPr>
        <w:t>.</w:t>
      </w:r>
      <w:proofErr w:type="gramEnd"/>
      <w:r w:rsidRPr="00FE14A5">
        <w:rPr>
          <w:rFonts w:ascii="Calibri" w:eastAsia="Calibri" w:hAnsi="Calibri" w:cs="Calibri"/>
          <w:color w:val="FF0000"/>
          <w:sz w:val="18"/>
          <w:szCs w:val="18"/>
        </w:rPr>
        <w:t xml:space="preserve"> What is your main differentiation… your #1 </w:t>
      </w:r>
      <w:proofErr w:type="gramStart"/>
      <w:r w:rsidRPr="00FE14A5">
        <w:rPr>
          <w:rFonts w:ascii="Calibri" w:eastAsia="Calibri" w:hAnsi="Calibri" w:cs="Calibri"/>
          <w:color w:val="FF0000"/>
          <w:sz w:val="18"/>
          <w:szCs w:val="18"/>
        </w:rPr>
        <w:t>main</w:t>
      </w:r>
      <w:proofErr w:type="gramEnd"/>
      <w:r w:rsidRPr="00FE14A5">
        <w:rPr>
          <w:rFonts w:ascii="Calibri" w:eastAsia="Calibri" w:hAnsi="Calibri" w:cs="Calibri"/>
          <w:color w:val="FF0000"/>
          <w:sz w:val="18"/>
          <w:szCs w:val="18"/>
        </w:rPr>
        <w:t xml:space="preserve"> </w:t>
      </w:r>
    </w:p>
    <w:p w14:paraId="131E409A" w14:textId="341777ED" w:rsidR="00EA3C95" w:rsidRPr="00803CA6" w:rsidRDefault="002F3EAD" w:rsidP="00EA3C95">
      <w:pPr>
        <w:numPr>
          <w:ilvl w:val="1"/>
          <w:numId w:val="3"/>
        </w:numPr>
        <w:pBdr>
          <w:top w:val="nil"/>
          <w:left w:val="nil"/>
          <w:bottom w:val="nil"/>
          <w:right w:val="nil"/>
          <w:between w:val="nil"/>
        </w:pBdr>
        <w:contextualSpacing/>
        <w:rPr>
          <w:i/>
          <w:sz w:val="18"/>
          <w:szCs w:val="18"/>
          <w:rPrChange w:id="103" w:author="Leonard Sachs" w:date="2019-09-11T11:46:00Z">
            <w:rPr>
              <w:i/>
              <w:color w:val="FF0000"/>
              <w:sz w:val="18"/>
              <w:szCs w:val="18"/>
            </w:rPr>
          </w:rPrChange>
        </w:rPr>
      </w:pPr>
      <w:r w:rsidRPr="00803CA6">
        <w:rPr>
          <w:iCs/>
          <w:sz w:val="18"/>
          <w:szCs w:val="18"/>
          <w:rPrChange w:id="104" w:author="Leonard Sachs" w:date="2019-09-11T11:46:00Z">
            <w:rPr>
              <w:iCs/>
              <w:color w:val="FF0000"/>
              <w:sz w:val="18"/>
              <w:szCs w:val="18"/>
            </w:rPr>
          </w:rPrChange>
        </w:rPr>
        <w:t>Teaming up with</w:t>
      </w:r>
      <w:r w:rsidR="00B85B3F" w:rsidRPr="00803CA6">
        <w:rPr>
          <w:iCs/>
          <w:sz w:val="18"/>
          <w:szCs w:val="18"/>
          <w:rPrChange w:id="105" w:author="Leonard Sachs" w:date="2019-09-11T11:46:00Z">
            <w:rPr>
              <w:iCs/>
              <w:color w:val="FF0000"/>
              <w:sz w:val="18"/>
              <w:szCs w:val="18"/>
            </w:rPr>
          </w:rPrChange>
        </w:rPr>
        <w:t xml:space="preserve"> brands and events to become official branded </w:t>
      </w:r>
      <w:r w:rsidR="0098742E" w:rsidRPr="00803CA6">
        <w:rPr>
          <w:iCs/>
          <w:sz w:val="18"/>
          <w:szCs w:val="18"/>
          <w:rPrChange w:id="106" w:author="Leonard Sachs" w:date="2019-09-11T11:46:00Z">
            <w:rPr>
              <w:iCs/>
              <w:color w:val="FF0000"/>
              <w:sz w:val="18"/>
              <w:szCs w:val="18"/>
            </w:rPr>
          </w:rPrChange>
        </w:rPr>
        <w:t>merchandise</w:t>
      </w:r>
      <w:del w:id="107" w:author="Leonard Sachs" w:date="2019-09-11T11:46:00Z">
        <w:r w:rsidR="00B85B3F" w:rsidRPr="00803CA6" w:rsidDel="00803CA6">
          <w:rPr>
            <w:iCs/>
            <w:sz w:val="18"/>
            <w:szCs w:val="18"/>
            <w:rPrChange w:id="108" w:author="Leonard Sachs" w:date="2019-09-11T11:46:00Z">
              <w:rPr>
                <w:iCs/>
                <w:color w:val="FF0000"/>
                <w:sz w:val="18"/>
                <w:szCs w:val="18"/>
              </w:rPr>
            </w:rPrChange>
          </w:rPr>
          <w:delText>,</w:delText>
        </w:r>
      </w:del>
      <w:r w:rsidR="00B85B3F" w:rsidRPr="00803CA6">
        <w:rPr>
          <w:iCs/>
          <w:sz w:val="18"/>
          <w:szCs w:val="18"/>
          <w:rPrChange w:id="109" w:author="Leonard Sachs" w:date="2019-09-11T11:46:00Z">
            <w:rPr>
              <w:iCs/>
              <w:color w:val="FF0000"/>
              <w:sz w:val="18"/>
              <w:szCs w:val="18"/>
            </w:rPr>
          </w:rPrChange>
        </w:rPr>
        <w:t xml:space="preserve"> that will allow users to create custom branded merchandise in the future. </w:t>
      </w:r>
    </w:p>
    <w:p w14:paraId="30741981" w14:textId="4F15D1CB" w:rsidR="00B75F73" w:rsidRPr="003140F6" w:rsidRDefault="00641616">
      <w:pPr>
        <w:numPr>
          <w:ilvl w:val="0"/>
          <w:numId w:val="3"/>
        </w:numPr>
        <w:pBdr>
          <w:top w:val="nil"/>
          <w:left w:val="nil"/>
          <w:bottom w:val="nil"/>
          <w:right w:val="nil"/>
          <w:between w:val="nil"/>
        </w:pBdr>
        <w:contextualSpacing/>
        <w:rPr>
          <w:i/>
          <w:color w:val="0000FF"/>
          <w:sz w:val="18"/>
          <w:szCs w:val="18"/>
        </w:rPr>
      </w:pPr>
      <w:r>
        <w:rPr>
          <w:rFonts w:ascii="Calibri" w:eastAsia="Calibri" w:hAnsi="Calibri" w:cs="Calibri"/>
          <w:color w:val="0000FF"/>
          <w:sz w:val="18"/>
          <w:szCs w:val="18"/>
        </w:rPr>
        <w:t xml:space="preserve">value compared to competing options? </w:t>
      </w:r>
      <w:r>
        <w:rPr>
          <w:rFonts w:ascii="Calibri" w:eastAsia="Calibri" w:hAnsi="Calibri" w:cs="Calibri"/>
          <w:i/>
          <w:color w:val="0000FF"/>
          <w:sz w:val="18"/>
          <w:szCs w:val="18"/>
        </w:rPr>
        <w:t>(Don’t spend too much time explaining the technology)</w:t>
      </w:r>
    </w:p>
    <w:p w14:paraId="7658D86F" w14:textId="03833631" w:rsidR="007F4FC6" w:rsidRPr="007F4FC6" w:rsidRDefault="003140F6" w:rsidP="003140F6">
      <w:pPr>
        <w:numPr>
          <w:ilvl w:val="1"/>
          <w:numId w:val="3"/>
        </w:numPr>
        <w:pBdr>
          <w:top w:val="nil"/>
          <w:left w:val="nil"/>
          <w:bottom w:val="nil"/>
          <w:right w:val="nil"/>
          <w:between w:val="nil"/>
        </w:pBdr>
        <w:contextualSpacing/>
        <w:rPr>
          <w:i/>
          <w:color w:val="0000FF"/>
          <w:sz w:val="18"/>
          <w:szCs w:val="18"/>
        </w:rPr>
      </w:pPr>
      <w:r>
        <w:rPr>
          <w:rFonts w:ascii="Calibri" w:eastAsia="Calibri" w:hAnsi="Calibri" w:cs="Calibri"/>
          <w:sz w:val="18"/>
          <w:szCs w:val="18"/>
        </w:rPr>
        <w:t>The ability to design, order, manufacture</w:t>
      </w:r>
      <w:del w:id="110" w:author="Leonard Sachs" w:date="2019-09-11T11:46:00Z">
        <w:r w:rsidDel="00803CA6">
          <w:rPr>
            <w:rFonts w:ascii="Calibri" w:eastAsia="Calibri" w:hAnsi="Calibri" w:cs="Calibri"/>
            <w:sz w:val="18"/>
            <w:szCs w:val="18"/>
          </w:rPr>
          <w:delText>r</w:delText>
        </w:r>
      </w:del>
      <w:r>
        <w:rPr>
          <w:rFonts w:ascii="Calibri" w:eastAsia="Calibri" w:hAnsi="Calibri" w:cs="Calibri"/>
          <w:sz w:val="18"/>
          <w:szCs w:val="18"/>
        </w:rPr>
        <w:t xml:space="preserve">, and ship a custom hydration pack in </w:t>
      </w:r>
      <w:r w:rsidR="00806B4D">
        <w:rPr>
          <w:rFonts w:ascii="Calibri" w:eastAsia="Calibri" w:hAnsi="Calibri" w:cs="Calibri"/>
          <w:sz w:val="18"/>
          <w:szCs w:val="18"/>
        </w:rPr>
        <w:t>3</w:t>
      </w:r>
      <w:r>
        <w:rPr>
          <w:rFonts w:ascii="Calibri" w:eastAsia="Calibri" w:hAnsi="Calibri" w:cs="Calibri"/>
          <w:sz w:val="18"/>
          <w:szCs w:val="18"/>
        </w:rPr>
        <w:t xml:space="preserve"> weeks</w:t>
      </w:r>
      <w:del w:id="111" w:author="Leonard Sachs" w:date="2019-09-11T11:47:00Z">
        <w:r w:rsidR="00806B4D" w:rsidDel="00803CA6">
          <w:rPr>
            <w:rFonts w:ascii="Calibri" w:eastAsia="Calibri" w:hAnsi="Calibri" w:cs="Calibri"/>
            <w:sz w:val="18"/>
            <w:szCs w:val="18"/>
          </w:rPr>
          <w:delText xml:space="preserve"> depending on order size</w:delText>
        </w:r>
      </w:del>
      <w:r>
        <w:rPr>
          <w:rFonts w:ascii="Calibri" w:eastAsia="Calibri" w:hAnsi="Calibri" w:cs="Calibri"/>
          <w:sz w:val="18"/>
          <w:szCs w:val="18"/>
        </w:rPr>
        <w:t>.</w:t>
      </w:r>
    </w:p>
    <w:p w14:paraId="6DE0CDB4" w14:textId="2E0F4D17" w:rsidR="00D802F7" w:rsidRPr="00D802F7" w:rsidDel="00803CA6" w:rsidRDefault="007F4FC6">
      <w:pPr>
        <w:numPr>
          <w:ilvl w:val="1"/>
          <w:numId w:val="3"/>
        </w:numPr>
        <w:pBdr>
          <w:top w:val="nil"/>
          <w:left w:val="nil"/>
          <w:bottom w:val="nil"/>
          <w:right w:val="nil"/>
          <w:between w:val="nil"/>
        </w:pBdr>
        <w:contextualSpacing/>
        <w:rPr>
          <w:del w:id="112" w:author="Leonard Sachs" w:date="2019-09-11T11:47:00Z"/>
          <w:i/>
          <w:color w:val="0000FF"/>
          <w:sz w:val="18"/>
          <w:szCs w:val="18"/>
        </w:rPr>
      </w:pPr>
      <w:r>
        <w:rPr>
          <w:rFonts w:ascii="Calibri" w:eastAsia="Calibri" w:hAnsi="Calibri" w:cs="Calibri"/>
          <w:sz w:val="18"/>
          <w:szCs w:val="18"/>
        </w:rPr>
        <w:t xml:space="preserve">Local Manufacturing to create jobs &amp; </w:t>
      </w:r>
      <w:del w:id="113" w:author="Leonard Sachs" w:date="2019-09-11T11:47:00Z">
        <w:r w:rsidDel="00803CA6">
          <w:rPr>
            <w:rFonts w:ascii="Calibri" w:eastAsia="Calibri" w:hAnsi="Calibri" w:cs="Calibri"/>
            <w:sz w:val="18"/>
            <w:szCs w:val="18"/>
          </w:rPr>
          <w:delText xml:space="preserve">better </w:delText>
        </w:r>
      </w:del>
      <w:ins w:id="114" w:author="Leonard Sachs" w:date="2019-09-11T11:47:00Z">
        <w:r w:rsidR="00803CA6">
          <w:rPr>
            <w:rFonts w:ascii="Calibri" w:eastAsia="Calibri" w:hAnsi="Calibri" w:cs="Calibri"/>
            <w:sz w:val="18"/>
            <w:szCs w:val="18"/>
          </w:rPr>
          <w:t xml:space="preserve">improve </w:t>
        </w:r>
      </w:ins>
      <w:r>
        <w:rPr>
          <w:rFonts w:ascii="Calibri" w:eastAsia="Calibri" w:hAnsi="Calibri" w:cs="Calibri"/>
          <w:sz w:val="18"/>
          <w:szCs w:val="18"/>
        </w:rPr>
        <w:t xml:space="preserve">our </w:t>
      </w:r>
      <w:ins w:id="115" w:author="Leonard Sachs" w:date="2019-09-11T11:47:00Z">
        <w:r w:rsidR="00803CA6">
          <w:rPr>
            <w:rFonts w:ascii="Calibri" w:eastAsia="Calibri" w:hAnsi="Calibri" w:cs="Calibri"/>
            <w:sz w:val="18"/>
            <w:szCs w:val="18"/>
          </w:rPr>
          <w:t xml:space="preserve">local </w:t>
        </w:r>
      </w:ins>
      <w:r>
        <w:rPr>
          <w:rFonts w:ascii="Calibri" w:eastAsia="Calibri" w:hAnsi="Calibri" w:cs="Calibri"/>
          <w:sz w:val="18"/>
          <w:szCs w:val="18"/>
        </w:rPr>
        <w:t>economy</w:t>
      </w:r>
      <w:r w:rsidR="00D802F7">
        <w:rPr>
          <w:rFonts w:ascii="Calibri" w:eastAsia="Calibri" w:hAnsi="Calibri" w:cs="Calibri"/>
          <w:sz w:val="18"/>
          <w:szCs w:val="18"/>
        </w:rPr>
        <w:t xml:space="preserve"> </w:t>
      </w:r>
      <w:del w:id="116" w:author="Leonard Sachs" w:date="2019-09-11T11:47:00Z">
        <w:r w:rsidR="00D802F7" w:rsidDel="00803CA6">
          <w:rPr>
            <w:rFonts w:ascii="Calibri" w:eastAsia="Calibri" w:hAnsi="Calibri" w:cs="Calibri"/>
            <w:sz w:val="18"/>
            <w:szCs w:val="18"/>
          </w:rPr>
          <w:delText>locally</w:delText>
        </w:r>
      </w:del>
    </w:p>
    <w:p w14:paraId="2C33A002" w14:textId="1C0D40B4" w:rsidR="003140F6" w:rsidRDefault="003140F6" w:rsidP="00803CA6">
      <w:pPr>
        <w:numPr>
          <w:ilvl w:val="1"/>
          <w:numId w:val="3"/>
        </w:numPr>
        <w:pBdr>
          <w:top w:val="nil"/>
          <w:left w:val="nil"/>
          <w:bottom w:val="nil"/>
          <w:right w:val="nil"/>
          <w:between w:val="nil"/>
        </w:pBdr>
        <w:contextualSpacing/>
        <w:rPr>
          <w:i/>
          <w:color w:val="0000FF"/>
          <w:sz w:val="18"/>
          <w:szCs w:val="18"/>
        </w:rPr>
      </w:pPr>
      <w:del w:id="117" w:author="Leonard Sachs" w:date="2019-09-11T11:47:00Z">
        <w:r w:rsidDel="00803CA6">
          <w:rPr>
            <w:rFonts w:ascii="Calibri" w:eastAsia="Calibri" w:hAnsi="Calibri" w:cs="Calibri"/>
            <w:sz w:val="18"/>
            <w:szCs w:val="18"/>
          </w:rPr>
          <w:delText xml:space="preserve"> </w:delText>
        </w:r>
      </w:del>
    </w:p>
    <w:p w14:paraId="7103389C" w14:textId="3BBD8343" w:rsidR="00B75F73" w:rsidRPr="0014483E"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Why else is your solution compelling customers? </w:t>
      </w:r>
      <w:proofErr w:type="spellStart"/>
      <w:r>
        <w:rPr>
          <w:rFonts w:ascii="Calibri" w:eastAsia="Calibri" w:hAnsi="Calibri" w:cs="Calibri"/>
          <w:color w:val="0000FF"/>
          <w:sz w:val="18"/>
          <w:szCs w:val="18"/>
        </w:rPr>
        <w:t>Ie</w:t>
      </w:r>
      <w:proofErr w:type="spellEnd"/>
      <w:r>
        <w:rPr>
          <w:rFonts w:ascii="Calibri" w:eastAsia="Calibri" w:hAnsi="Calibri" w:cs="Calibri"/>
          <w:color w:val="0000FF"/>
          <w:sz w:val="18"/>
          <w:szCs w:val="18"/>
        </w:rPr>
        <w:t xml:space="preserve">. What </w:t>
      </w:r>
      <w:r>
        <w:rPr>
          <w:rFonts w:ascii="Calibri" w:eastAsia="Calibri" w:hAnsi="Calibri" w:cs="Calibri"/>
          <w:i/>
          <w:color w:val="0000FF"/>
          <w:sz w:val="18"/>
          <w:szCs w:val="18"/>
        </w:rPr>
        <w:t>other benefits</w:t>
      </w:r>
      <w:r>
        <w:rPr>
          <w:rFonts w:ascii="Calibri" w:eastAsia="Calibri" w:hAnsi="Calibri" w:cs="Calibri"/>
          <w:color w:val="0000FF"/>
          <w:sz w:val="18"/>
          <w:szCs w:val="18"/>
        </w:rPr>
        <w:t xml:space="preserve"> does it offer the customer?</w:t>
      </w:r>
    </w:p>
    <w:p w14:paraId="70616A51" w14:textId="4377E898" w:rsidR="0014483E" w:rsidRPr="00EA3C95" w:rsidRDefault="0014483E" w:rsidP="0014483E">
      <w:pPr>
        <w:numPr>
          <w:ilvl w:val="1"/>
          <w:numId w:val="3"/>
        </w:numPr>
        <w:pBdr>
          <w:top w:val="nil"/>
          <w:left w:val="nil"/>
          <w:bottom w:val="nil"/>
          <w:right w:val="nil"/>
          <w:between w:val="nil"/>
        </w:pBdr>
        <w:contextualSpacing/>
        <w:rPr>
          <w:sz w:val="18"/>
          <w:szCs w:val="18"/>
        </w:rPr>
      </w:pPr>
      <w:r w:rsidRPr="00EA3C95">
        <w:rPr>
          <w:rFonts w:ascii="Calibri" w:eastAsia="Calibri" w:hAnsi="Calibri" w:cs="Calibri"/>
          <w:sz w:val="18"/>
          <w:szCs w:val="18"/>
        </w:rPr>
        <w:t xml:space="preserve">We are creating a marketplace for both fans and for brands to use. Meaning, </w:t>
      </w:r>
      <w:del w:id="118" w:author="Leonard Sachs" w:date="2019-09-11T11:47:00Z">
        <w:r w:rsidRPr="00EA3C95" w:rsidDel="00803CA6">
          <w:rPr>
            <w:rFonts w:ascii="Calibri" w:eastAsia="Calibri" w:hAnsi="Calibri" w:cs="Calibri"/>
            <w:sz w:val="18"/>
            <w:szCs w:val="18"/>
          </w:rPr>
          <w:delText xml:space="preserve">that </w:delText>
        </w:r>
      </w:del>
      <w:r w:rsidRPr="00EA3C95">
        <w:rPr>
          <w:rFonts w:ascii="Calibri" w:eastAsia="Calibri" w:hAnsi="Calibri" w:cs="Calibri"/>
          <w:sz w:val="18"/>
          <w:szCs w:val="18"/>
        </w:rPr>
        <w:t>we will be able to take anywhere from 1 order to 10000+ orders monthly.  We constantly have people and businesses asking us if we have certain packs available and we always turn away revenue because we don’t have the technology to streamline our processes with manufacturing and sales.</w:t>
      </w:r>
    </w:p>
    <w:p w14:paraId="239FB534" w14:textId="77777777" w:rsidR="00B75F73" w:rsidRPr="001E408F" w:rsidRDefault="00641616">
      <w:pPr>
        <w:numPr>
          <w:ilvl w:val="0"/>
          <w:numId w:val="3"/>
        </w:numPr>
        <w:pBdr>
          <w:top w:val="nil"/>
          <w:left w:val="nil"/>
          <w:bottom w:val="nil"/>
          <w:right w:val="nil"/>
          <w:between w:val="nil"/>
        </w:pBdr>
        <w:contextualSpacing/>
        <w:rPr>
          <w:color w:val="FF0000"/>
          <w:sz w:val="18"/>
          <w:szCs w:val="18"/>
        </w:rPr>
      </w:pPr>
      <w:r w:rsidRPr="001E408F">
        <w:rPr>
          <w:rFonts w:ascii="Calibri" w:eastAsia="Calibri" w:hAnsi="Calibri" w:cs="Calibri"/>
          <w:color w:val="FF0000"/>
          <w:sz w:val="18"/>
          <w:szCs w:val="18"/>
        </w:rPr>
        <w:t>(</w:t>
      </w:r>
      <w:r w:rsidRPr="001E408F">
        <w:rPr>
          <w:rFonts w:ascii="Calibri" w:eastAsia="Calibri" w:hAnsi="Calibri" w:cs="Calibri"/>
          <w:i/>
          <w:color w:val="FF0000"/>
          <w:sz w:val="18"/>
          <w:szCs w:val="18"/>
        </w:rPr>
        <w:t>If not already covered</w:t>
      </w:r>
      <w:r w:rsidRPr="001E408F">
        <w:rPr>
          <w:rFonts w:ascii="Calibri" w:eastAsia="Calibri" w:hAnsi="Calibri" w:cs="Calibri"/>
          <w:color w:val="FF0000"/>
          <w:sz w:val="18"/>
          <w:szCs w:val="18"/>
        </w:rPr>
        <w:t xml:space="preserve">) What other advantages does your solution offer over the current alternatives? </w:t>
      </w:r>
    </w:p>
    <w:p w14:paraId="40F76189" w14:textId="77777777" w:rsidR="00B75F73"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If pre-revenue: What is the current status of your technology development and what else needs to be completed to get to revenue? </w:t>
      </w:r>
    </w:p>
    <w:p w14:paraId="6D658FD8" w14:textId="343C7006" w:rsidR="00B75F73" w:rsidRPr="00DC1E07"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If post-revenue: What is your current sales traction?  </w:t>
      </w:r>
    </w:p>
    <w:p w14:paraId="0DA26FDF" w14:textId="3069CB1D" w:rsidR="00DC1E07" w:rsidRPr="00AB26E1" w:rsidRDefault="00DC1E07" w:rsidP="00DC1E07">
      <w:pPr>
        <w:numPr>
          <w:ilvl w:val="1"/>
          <w:numId w:val="3"/>
        </w:numPr>
        <w:pBdr>
          <w:top w:val="nil"/>
          <w:left w:val="nil"/>
          <w:bottom w:val="nil"/>
          <w:right w:val="nil"/>
          <w:between w:val="nil"/>
        </w:pBdr>
        <w:contextualSpacing/>
        <w:rPr>
          <w:sz w:val="18"/>
          <w:szCs w:val="18"/>
        </w:rPr>
      </w:pPr>
      <w:r w:rsidRPr="00505B90">
        <w:rPr>
          <w:rFonts w:ascii="Calibri" w:eastAsia="Calibri" w:hAnsi="Calibri" w:cs="Calibri"/>
          <w:sz w:val="18"/>
          <w:szCs w:val="18"/>
        </w:rPr>
        <w:t xml:space="preserve">We are currently </w:t>
      </w:r>
      <w:del w:id="119" w:author="Leonard Sachs" w:date="2019-09-11T11:48:00Z">
        <w:r w:rsidRPr="00505B90" w:rsidDel="00803CA6">
          <w:rPr>
            <w:rFonts w:ascii="Calibri" w:eastAsia="Calibri" w:hAnsi="Calibri" w:cs="Calibri"/>
            <w:sz w:val="18"/>
            <w:szCs w:val="18"/>
          </w:rPr>
          <w:delText xml:space="preserve">in </w:delText>
        </w:r>
      </w:del>
      <w:ins w:id="120" w:author="Leonard Sachs" w:date="2019-09-11T11:48:00Z">
        <w:r w:rsidR="00803CA6">
          <w:rPr>
            <w:rFonts w:ascii="Calibri" w:eastAsia="Calibri" w:hAnsi="Calibri" w:cs="Calibri"/>
            <w:sz w:val="18"/>
            <w:szCs w:val="18"/>
          </w:rPr>
          <w:t>generating</w:t>
        </w:r>
        <w:r w:rsidR="00803CA6" w:rsidRPr="00505B90">
          <w:rPr>
            <w:rFonts w:ascii="Calibri" w:eastAsia="Calibri" w:hAnsi="Calibri" w:cs="Calibri"/>
            <w:sz w:val="18"/>
            <w:szCs w:val="18"/>
          </w:rPr>
          <w:t xml:space="preserve"> </w:t>
        </w:r>
      </w:ins>
      <w:r w:rsidRPr="00505B90">
        <w:rPr>
          <w:rFonts w:ascii="Calibri" w:eastAsia="Calibri" w:hAnsi="Calibri" w:cs="Calibri"/>
          <w:sz w:val="18"/>
          <w:szCs w:val="18"/>
        </w:rPr>
        <w:t xml:space="preserve">revenue with one type of pack. </w:t>
      </w:r>
      <w:r w:rsidR="00AB26E1">
        <w:rPr>
          <w:rFonts w:ascii="Calibri" w:eastAsia="Calibri" w:hAnsi="Calibri" w:cs="Calibri"/>
          <w:sz w:val="18"/>
          <w:szCs w:val="18"/>
        </w:rPr>
        <w:t xml:space="preserve">We have a purchase with </w:t>
      </w:r>
      <w:commentRangeStart w:id="121"/>
      <w:r w:rsidR="00AB26E1">
        <w:rPr>
          <w:rFonts w:ascii="Calibri" w:eastAsia="Calibri" w:hAnsi="Calibri" w:cs="Calibri"/>
          <w:sz w:val="18"/>
          <w:szCs w:val="18"/>
        </w:rPr>
        <w:t xml:space="preserve">the largest charity organization </w:t>
      </w:r>
      <w:commentRangeEnd w:id="121"/>
      <w:r w:rsidR="00803CA6">
        <w:rPr>
          <w:rStyle w:val="CommentReference"/>
        </w:rPr>
        <w:commentReference w:id="121"/>
      </w:r>
      <w:r w:rsidR="00AB26E1">
        <w:rPr>
          <w:rFonts w:ascii="Calibri" w:eastAsia="Calibri" w:hAnsi="Calibri" w:cs="Calibri"/>
          <w:sz w:val="18"/>
          <w:szCs w:val="18"/>
        </w:rPr>
        <w:t xml:space="preserve">for electronic dance music. </w:t>
      </w:r>
    </w:p>
    <w:p w14:paraId="398927AE" w14:textId="4325D245" w:rsidR="00AB26E1" w:rsidRPr="00350598" w:rsidRDefault="00AB26E1" w:rsidP="00DC1E07">
      <w:pPr>
        <w:numPr>
          <w:ilvl w:val="1"/>
          <w:numId w:val="3"/>
        </w:numPr>
        <w:pBdr>
          <w:top w:val="nil"/>
          <w:left w:val="nil"/>
          <w:bottom w:val="nil"/>
          <w:right w:val="nil"/>
          <w:between w:val="nil"/>
        </w:pBdr>
        <w:contextualSpacing/>
        <w:rPr>
          <w:sz w:val="18"/>
          <w:szCs w:val="18"/>
        </w:rPr>
      </w:pPr>
      <w:r>
        <w:rPr>
          <w:rFonts w:ascii="Calibri" w:eastAsia="Calibri" w:hAnsi="Calibri" w:cs="Calibri"/>
          <w:sz w:val="18"/>
          <w:szCs w:val="18"/>
        </w:rPr>
        <w:t xml:space="preserve">We have another contract with </w:t>
      </w:r>
      <w:r w:rsidR="00BA26DA">
        <w:rPr>
          <w:rFonts w:ascii="Calibri" w:eastAsia="Calibri" w:hAnsi="Calibri" w:cs="Calibri"/>
          <w:sz w:val="18"/>
          <w:szCs w:val="18"/>
        </w:rPr>
        <w:t xml:space="preserve">international artists Snails and </w:t>
      </w:r>
      <w:commentRangeStart w:id="122"/>
      <w:proofErr w:type="spellStart"/>
      <w:r w:rsidR="00BA26DA">
        <w:rPr>
          <w:rFonts w:ascii="Calibri" w:eastAsia="Calibri" w:hAnsi="Calibri" w:cs="Calibri"/>
          <w:sz w:val="18"/>
          <w:szCs w:val="18"/>
        </w:rPr>
        <w:t>Brillz</w:t>
      </w:r>
      <w:commentRangeEnd w:id="122"/>
      <w:proofErr w:type="spellEnd"/>
      <w:r w:rsidR="00803CA6">
        <w:rPr>
          <w:rStyle w:val="CommentReference"/>
        </w:rPr>
        <w:commentReference w:id="122"/>
      </w:r>
      <w:r w:rsidR="00BA26DA">
        <w:rPr>
          <w:rFonts w:ascii="Calibri" w:eastAsia="Calibri" w:hAnsi="Calibri" w:cs="Calibri"/>
          <w:sz w:val="18"/>
          <w:szCs w:val="18"/>
        </w:rPr>
        <w:t xml:space="preserve">. As well as with </w:t>
      </w:r>
      <w:r w:rsidR="00350598">
        <w:rPr>
          <w:rFonts w:ascii="Calibri" w:eastAsia="Calibri" w:hAnsi="Calibri" w:cs="Calibri"/>
          <w:sz w:val="18"/>
          <w:szCs w:val="18"/>
        </w:rPr>
        <w:t xml:space="preserve">Sacred Vibrations and </w:t>
      </w:r>
      <w:commentRangeStart w:id="123"/>
      <w:r w:rsidR="00350598">
        <w:rPr>
          <w:rFonts w:ascii="Calibri" w:eastAsia="Calibri" w:hAnsi="Calibri" w:cs="Calibri"/>
          <w:sz w:val="18"/>
          <w:szCs w:val="18"/>
        </w:rPr>
        <w:t>Imagine Music Festivals.</w:t>
      </w:r>
      <w:commentRangeEnd w:id="123"/>
      <w:r w:rsidR="00803CA6">
        <w:rPr>
          <w:rStyle w:val="CommentReference"/>
        </w:rPr>
        <w:commentReference w:id="123"/>
      </w:r>
    </w:p>
    <w:p w14:paraId="1D007CA2" w14:textId="32521C9A" w:rsidR="00350598" w:rsidRPr="00907732" w:rsidRDefault="00350598" w:rsidP="00DC1E07">
      <w:pPr>
        <w:numPr>
          <w:ilvl w:val="1"/>
          <w:numId w:val="3"/>
        </w:numPr>
        <w:pBdr>
          <w:top w:val="nil"/>
          <w:left w:val="nil"/>
          <w:bottom w:val="nil"/>
          <w:right w:val="nil"/>
          <w:between w:val="nil"/>
        </w:pBdr>
        <w:contextualSpacing/>
        <w:rPr>
          <w:sz w:val="18"/>
          <w:szCs w:val="18"/>
        </w:rPr>
      </w:pPr>
      <w:r>
        <w:rPr>
          <w:rFonts w:ascii="Calibri" w:eastAsia="Calibri" w:hAnsi="Calibri" w:cs="Calibri"/>
          <w:sz w:val="18"/>
          <w:szCs w:val="18"/>
        </w:rPr>
        <w:t xml:space="preserve">We have a partnership with Global Environmental Solutions, </w:t>
      </w:r>
      <w:r w:rsidR="001A394F">
        <w:rPr>
          <w:rFonts w:ascii="Calibri" w:eastAsia="Calibri" w:hAnsi="Calibri" w:cs="Calibri"/>
          <w:sz w:val="18"/>
          <w:szCs w:val="18"/>
        </w:rPr>
        <w:t xml:space="preserve">for water </w:t>
      </w:r>
      <w:del w:id="124" w:author="Leonard Sachs" w:date="2019-09-11T11:49:00Z">
        <w:r w:rsidR="001A394F" w:rsidDel="00803CA6">
          <w:rPr>
            <w:rFonts w:ascii="Calibri" w:eastAsia="Calibri" w:hAnsi="Calibri" w:cs="Calibri"/>
            <w:sz w:val="18"/>
            <w:szCs w:val="18"/>
          </w:rPr>
          <w:delText>filteration</w:delText>
        </w:r>
      </w:del>
      <w:ins w:id="125" w:author="Leonard Sachs" w:date="2019-09-11T11:49:00Z">
        <w:r w:rsidR="00803CA6">
          <w:rPr>
            <w:rFonts w:ascii="Calibri" w:eastAsia="Calibri" w:hAnsi="Calibri" w:cs="Calibri"/>
            <w:sz w:val="18"/>
            <w:szCs w:val="18"/>
          </w:rPr>
          <w:t>filtration</w:t>
        </w:r>
      </w:ins>
      <w:r w:rsidR="001A394F">
        <w:rPr>
          <w:rFonts w:ascii="Calibri" w:eastAsia="Calibri" w:hAnsi="Calibri" w:cs="Calibri"/>
          <w:sz w:val="18"/>
          <w:szCs w:val="18"/>
        </w:rPr>
        <w:t xml:space="preserve"> in our bladders as well as water refill stations as part of music festivals. Global Environmental Engineering is responsible for cleaning the Kalamazoo River Oil Spill.</w:t>
      </w:r>
    </w:p>
    <w:p w14:paraId="0C04EFA7" w14:textId="2C9602A4" w:rsidR="00907732" w:rsidRPr="00505B90" w:rsidRDefault="00907732" w:rsidP="00DC1E07">
      <w:pPr>
        <w:numPr>
          <w:ilvl w:val="1"/>
          <w:numId w:val="3"/>
        </w:numPr>
        <w:pBdr>
          <w:top w:val="nil"/>
          <w:left w:val="nil"/>
          <w:bottom w:val="nil"/>
          <w:right w:val="nil"/>
          <w:between w:val="nil"/>
        </w:pBdr>
        <w:contextualSpacing/>
        <w:rPr>
          <w:sz w:val="18"/>
          <w:szCs w:val="18"/>
        </w:rPr>
      </w:pPr>
      <w:r>
        <w:rPr>
          <w:rFonts w:ascii="Calibri" w:eastAsia="Calibri" w:hAnsi="Calibri" w:cs="Calibri"/>
          <w:sz w:val="18"/>
          <w:szCs w:val="18"/>
        </w:rPr>
        <w:t xml:space="preserve">Partnership with </w:t>
      </w: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 to wear packs when they perform as well as supply entertainment to bring people to our vending booth.</w:t>
      </w:r>
    </w:p>
    <w:p w14:paraId="6C4C51D2" w14:textId="44B6799B" w:rsidR="00B75F73" w:rsidRPr="00912AF2" w:rsidRDefault="00641616">
      <w:pPr>
        <w:numPr>
          <w:ilvl w:val="0"/>
          <w:numId w:val="3"/>
        </w:numPr>
        <w:pBdr>
          <w:top w:val="nil"/>
          <w:left w:val="nil"/>
          <w:bottom w:val="nil"/>
          <w:right w:val="nil"/>
          <w:between w:val="nil"/>
        </w:pBdr>
        <w:contextualSpacing/>
        <w:rPr>
          <w:color w:val="0000FF"/>
          <w:sz w:val="18"/>
          <w:szCs w:val="18"/>
        </w:rPr>
      </w:pPr>
      <w:r>
        <w:rPr>
          <w:rFonts w:ascii="Calibri" w:eastAsia="Calibri" w:hAnsi="Calibri" w:cs="Calibri"/>
          <w:i/>
          <w:color w:val="0000FF"/>
          <w:sz w:val="18"/>
          <w:szCs w:val="18"/>
        </w:rPr>
        <w:t>Mention IP status if relevant, either in its own sentence, or incorporate the phrase “patent pending” or “patented” into one of the previous sentences.</w:t>
      </w:r>
      <w:r>
        <w:rPr>
          <w:rFonts w:ascii="Calibri" w:eastAsia="Calibri" w:hAnsi="Calibri" w:cs="Calibri"/>
          <w:color w:val="0000FF"/>
          <w:sz w:val="18"/>
          <w:szCs w:val="18"/>
        </w:rPr>
        <w:t xml:space="preserve"> </w:t>
      </w:r>
    </w:p>
    <w:p w14:paraId="29422503" w14:textId="218EB68A" w:rsidR="00912AF2" w:rsidRPr="00F977DE" w:rsidRDefault="00912AF2" w:rsidP="00F977DE">
      <w:pPr>
        <w:numPr>
          <w:ilvl w:val="1"/>
          <w:numId w:val="3"/>
        </w:numPr>
        <w:pBdr>
          <w:top w:val="nil"/>
          <w:left w:val="nil"/>
          <w:bottom w:val="nil"/>
          <w:right w:val="nil"/>
          <w:between w:val="nil"/>
        </w:pBdr>
        <w:contextualSpacing/>
        <w:rPr>
          <w:color w:val="0000FF"/>
          <w:sz w:val="18"/>
          <w:szCs w:val="18"/>
        </w:rPr>
      </w:pPr>
      <w:commentRangeStart w:id="126"/>
      <w:r w:rsidRPr="003B1BE8">
        <w:rPr>
          <w:rFonts w:ascii="Calibri" w:eastAsia="Calibri" w:hAnsi="Calibri" w:cs="Calibri"/>
          <w:b/>
          <w:bCs/>
          <w:sz w:val="18"/>
          <w:szCs w:val="18"/>
          <w:u w:val="single"/>
        </w:rPr>
        <w:t>Quick Connect</w:t>
      </w:r>
      <w:r w:rsidR="00F977DE" w:rsidRPr="003B1BE8">
        <w:rPr>
          <w:rFonts w:ascii="Calibri" w:eastAsia="Calibri" w:hAnsi="Calibri" w:cs="Calibri"/>
          <w:b/>
          <w:bCs/>
          <w:sz w:val="18"/>
          <w:szCs w:val="18"/>
          <w:u w:val="single"/>
        </w:rPr>
        <w:t xml:space="preserve"> bladder for water refill</w:t>
      </w:r>
      <w:r w:rsidR="005033F8">
        <w:rPr>
          <w:rFonts w:ascii="Calibri" w:eastAsia="Calibri" w:hAnsi="Calibri" w:cs="Calibri"/>
          <w:sz w:val="18"/>
          <w:szCs w:val="18"/>
        </w:rPr>
        <w:t xml:space="preserve"> – increase speed in refill time of hydration packs, pass water through </w:t>
      </w:r>
      <w:r w:rsidR="00837C61">
        <w:rPr>
          <w:rFonts w:ascii="Calibri" w:eastAsia="Calibri" w:hAnsi="Calibri" w:cs="Calibri"/>
          <w:sz w:val="18"/>
          <w:szCs w:val="18"/>
        </w:rPr>
        <w:t>filtration</w:t>
      </w:r>
      <w:r w:rsidR="005033F8">
        <w:rPr>
          <w:rFonts w:ascii="Calibri" w:eastAsia="Calibri" w:hAnsi="Calibri" w:cs="Calibri"/>
          <w:sz w:val="18"/>
          <w:szCs w:val="18"/>
        </w:rPr>
        <w:t xml:space="preserve"> system to solve the LifeStraw slow drip issue, </w:t>
      </w:r>
      <w:r w:rsidR="00837C61">
        <w:rPr>
          <w:rFonts w:ascii="Calibri" w:eastAsia="Calibri" w:hAnsi="Calibri" w:cs="Calibri"/>
          <w:sz w:val="18"/>
          <w:szCs w:val="18"/>
        </w:rPr>
        <w:t>and removes the issue with unscrewing bladder potentially getting your valuables wet, as well as cornering the market as a full service experience provider at festivals.</w:t>
      </w:r>
    </w:p>
    <w:p w14:paraId="51D45EA8" w14:textId="586B690A" w:rsidR="00F977DE" w:rsidRPr="00F977DE" w:rsidRDefault="00F977DE"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Stay cold bladder</w:t>
      </w:r>
      <w:r w:rsidR="00AE7859" w:rsidRPr="003B1BE8">
        <w:rPr>
          <w:rFonts w:ascii="Calibri" w:eastAsia="Calibri" w:hAnsi="Calibri" w:cs="Calibri"/>
          <w:b/>
          <w:bCs/>
          <w:sz w:val="18"/>
          <w:szCs w:val="18"/>
          <w:u w:val="single"/>
        </w:rPr>
        <w:t xml:space="preserve"> with quick connect</w:t>
      </w:r>
      <w:r w:rsidR="00AE7859">
        <w:rPr>
          <w:rFonts w:ascii="Calibri" w:eastAsia="Calibri" w:hAnsi="Calibri" w:cs="Calibri"/>
          <w:sz w:val="18"/>
          <w:szCs w:val="18"/>
        </w:rPr>
        <w:t xml:space="preserve"> – Keep liquids in bladder cold, as well as </w:t>
      </w:r>
      <w:r w:rsidR="00CB3665">
        <w:rPr>
          <w:rFonts w:ascii="Calibri" w:eastAsia="Calibri" w:hAnsi="Calibri" w:cs="Calibri"/>
          <w:sz w:val="18"/>
          <w:szCs w:val="18"/>
        </w:rPr>
        <w:t>removes condensation to keep your valuables dry</w:t>
      </w:r>
    </w:p>
    <w:p w14:paraId="349201E9" w14:textId="6C5C5C13" w:rsidR="00F977DE" w:rsidRPr="00F977DE" w:rsidRDefault="00F977DE"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Light up hydration packs</w:t>
      </w:r>
      <w:r w:rsidR="00CB3665">
        <w:rPr>
          <w:rFonts w:ascii="Calibri" w:eastAsia="Calibri" w:hAnsi="Calibri" w:cs="Calibri"/>
          <w:sz w:val="18"/>
          <w:szCs w:val="18"/>
        </w:rPr>
        <w:t xml:space="preserve"> </w:t>
      </w:r>
      <w:r w:rsidR="003B1BE8">
        <w:rPr>
          <w:rFonts w:ascii="Calibri" w:eastAsia="Calibri" w:hAnsi="Calibri" w:cs="Calibri"/>
          <w:sz w:val="18"/>
          <w:szCs w:val="18"/>
        </w:rPr>
        <w:t>–</w:t>
      </w:r>
      <w:r w:rsidR="00CB3665">
        <w:rPr>
          <w:rFonts w:ascii="Calibri" w:eastAsia="Calibri" w:hAnsi="Calibri" w:cs="Calibri"/>
          <w:sz w:val="18"/>
          <w:szCs w:val="18"/>
        </w:rPr>
        <w:t xml:space="preserve"> </w:t>
      </w:r>
      <w:r w:rsidR="003B1BE8">
        <w:rPr>
          <w:rFonts w:ascii="Calibri" w:eastAsia="Calibri" w:hAnsi="Calibri" w:cs="Calibri"/>
          <w:sz w:val="18"/>
          <w:szCs w:val="18"/>
        </w:rPr>
        <w:t xml:space="preserve">First to market offer Hydration Packs that light up using fiber optic materials with a 10000 </w:t>
      </w:r>
      <w:proofErr w:type="spellStart"/>
      <w:r w:rsidR="003B1BE8">
        <w:rPr>
          <w:rFonts w:ascii="Calibri" w:eastAsia="Calibri" w:hAnsi="Calibri" w:cs="Calibri"/>
          <w:sz w:val="18"/>
          <w:szCs w:val="18"/>
        </w:rPr>
        <w:t>mAh</w:t>
      </w:r>
      <w:proofErr w:type="spellEnd"/>
      <w:r w:rsidR="003B1BE8">
        <w:rPr>
          <w:rFonts w:ascii="Calibri" w:eastAsia="Calibri" w:hAnsi="Calibri" w:cs="Calibri"/>
          <w:sz w:val="18"/>
          <w:szCs w:val="18"/>
        </w:rPr>
        <w:t xml:space="preserve"> Solar </w:t>
      </w:r>
      <w:r w:rsidR="0016601A">
        <w:rPr>
          <w:rFonts w:ascii="Calibri" w:eastAsia="Calibri" w:hAnsi="Calibri" w:cs="Calibri"/>
          <w:sz w:val="18"/>
          <w:szCs w:val="18"/>
        </w:rPr>
        <w:t>power bank</w:t>
      </w:r>
      <w:r w:rsidR="003B1BE8">
        <w:rPr>
          <w:rFonts w:ascii="Calibri" w:eastAsia="Calibri" w:hAnsi="Calibri" w:cs="Calibri"/>
          <w:sz w:val="18"/>
          <w:szCs w:val="18"/>
        </w:rPr>
        <w:t xml:space="preserve"> to keep your device charged over long periods of time.</w:t>
      </w:r>
    </w:p>
    <w:p w14:paraId="40BD8A07" w14:textId="6827F9B5" w:rsidR="00F977DE" w:rsidRPr="0016601A" w:rsidRDefault="00F977DE" w:rsidP="00F977DE">
      <w:pPr>
        <w:numPr>
          <w:ilvl w:val="1"/>
          <w:numId w:val="3"/>
        </w:numPr>
        <w:pBdr>
          <w:top w:val="nil"/>
          <w:left w:val="nil"/>
          <w:bottom w:val="nil"/>
          <w:right w:val="nil"/>
          <w:between w:val="nil"/>
        </w:pBdr>
        <w:contextualSpacing/>
        <w:rPr>
          <w:color w:val="0000FF"/>
          <w:sz w:val="18"/>
          <w:szCs w:val="18"/>
        </w:rPr>
      </w:pPr>
      <w:r w:rsidRPr="003B1BE8">
        <w:rPr>
          <w:rFonts w:ascii="Calibri" w:eastAsia="Calibri" w:hAnsi="Calibri" w:cs="Calibri"/>
          <w:b/>
          <w:bCs/>
          <w:sz w:val="18"/>
          <w:szCs w:val="18"/>
          <w:u w:val="single"/>
        </w:rPr>
        <w:t xml:space="preserve">Printing </w:t>
      </w:r>
      <w:r w:rsidR="00911636" w:rsidRPr="003B1BE8">
        <w:rPr>
          <w:rFonts w:ascii="Calibri" w:eastAsia="Calibri" w:hAnsi="Calibri" w:cs="Calibri"/>
          <w:b/>
          <w:bCs/>
          <w:sz w:val="18"/>
          <w:szCs w:val="18"/>
          <w:u w:val="single"/>
        </w:rPr>
        <w:t>process on light up</w:t>
      </w:r>
      <w:r w:rsidRPr="003B1BE8">
        <w:rPr>
          <w:rFonts w:ascii="Calibri" w:eastAsia="Calibri" w:hAnsi="Calibri" w:cs="Calibri"/>
          <w:b/>
          <w:bCs/>
          <w:sz w:val="18"/>
          <w:szCs w:val="18"/>
          <w:u w:val="single"/>
        </w:rPr>
        <w:t xml:space="preserve"> hydration packs</w:t>
      </w:r>
      <w:r w:rsidR="003B1BE8">
        <w:rPr>
          <w:rFonts w:ascii="Calibri" w:eastAsia="Calibri" w:hAnsi="Calibri" w:cs="Calibri"/>
          <w:sz w:val="18"/>
          <w:szCs w:val="18"/>
        </w:rPr>
        <w:t xml:space="preserve"> – We will be the only company that is able to print on fiber optic </w:t>
      </w:r>
      <w:r w:rsidR="0016601A">
        <w:rPr>
          <w:rFonts w:ascii="Calibri" w:eastAsia="Calibri" w:hAnsi="Calibri" w:cs="Calibri"/>
          <w:sz w:val="18"/>
          <w:szCs w:val="18"/>
        </w:rPr>
        <w:t>textile</w:t>
      </w:r>
      <w:r w:rsidR="003B1BE8">
        <w:rPr>
          <w:rFonts w:ascii="Calibri" w:eastAsia="Calibri" w:hAnsi="Calibri" w:cs="Calibri"/>
          <w:sz w:val="18"/>
          <w:szCs w:val="18"/>
        </w:rPr>
        <w:t xml:space="preserve"> expanding our </w:t>
      </w:r>
      <w:r w:rsidR="0016601A">
        <w:rPr>
          <w:rFonts w:ascii="Calibri" w:eastAsia="Calibri" w:hAnsi="Calibri" w:cs="Calibri"/>
          <w:sz w:val="18"/>
          <w:szCs w:val="18"/>
        </w:rPr>
        <w:t>unique product offering to more than just hydration packs.</w:t>
      </w:r>
    </w:p>
    <w:p w14:paraId="60A37F4D" w14:textId="40030318" w:rsidR="0016601A" w:rsidRPr="00C12C68" w:rsidRDefault="00777BF4" w:rsidP="00777BF4">
      <w:pPr>
        <w:numPr>
          <w:ilvl w:val="1"/>
          <w:numId w:val="3"/>
        </w:numPr>
        <w:pBdr>
          <w:top w:val="nil"/>
          <w:left w:val="nil"/>
          <w:bottom w:val="nil"/>
          <w:right w:val="nil"/>
          <w:between w:val="nil"/>
        </w:pBdr>
        <w:contextualSpacing/>
        <w:rPr>
          <w:color w:val="0000FF"/>
          <w:sz w:val="18"/>
          <w:szCs w:val="18"/>
        </w:rPr>
      </w:pPr>
      <w:r>
        <w:rPr>
          <w:rFonts w:ascii="Calibri" w:eastAsia="Calibri" w:hAnsi="Calibri" w:cs="Calibri"/>
          <w:b/>
          <w:bCs/>
          <w:sz w:val="18"/>
          <w:szCs w:val="18"/>
          <w:u w:val="single"/>
        </w:rPr>
        <w:t>Local Manufacturing Process</w:t>
      </w:r>
      <w:r>
        <w:rPr>
          <w:rFonts w:ascii="Calibri" w:eastAsia="Calibri" w:hAnsi="Calibri" w:cs="Calibri"/>
          <w:sz w:val="18"/>
          <w:szCs w:val="18"/>
        </w:rPr>
        <w:t xml:space="preserve"> – </w:t>
      </w:r>
      <w:r w:rsidR="00D42B0D">
        <w:rPr>
          <w:rFonts w:ascii="Calibri" w:eastAsia="Calibri" w:hAnsi="Calibri" w:cs="Calibri"/>
          <w:sz w:val="18"/>
          <w:szCs w:val="18"/>
        </w:rPr>
        <w:t>Moving manufacturing local we are able to reduce the minimum order from 300 packs to 1</w:t>
      </w:r>
      <w:r w:rsidR="00270CCA">
        <w:rPr>
          <w:rFonts w:ascii="Calibri" w:eastAsia="Calibri" w:hAnsi="Calibri" w:cs="Calibri"/>
          <w:sz w:val="18"/>
          <w:szCs w:val="18"/>
        </w:rPr>
        <w:t xml:space="preserve">, as well as be able to </w:t>
      </w:r>
      <w:r w:rsidR="00193878">
        <w:rPr>
          <w:rFonts w:ascii="Calibri" w:eastAsia="Calibri" w:hAnsi="Calibri" w:cs="Calibri"/>
          <w:sz w:val="18"/>
          <w:szCs w:val="18"/>
        </w:rPr>
        <w:t xml:space="preserve">reduce lead time </w:t>
      </w:r>
      <w:r w:rsidR="008127A5">
        <w:rPr>
          <w:rFonts w:ascii="Calibri" w:eastAsia="Calibri" w:hAnsi="Calibri" w:cs="Calibri"/>
          <w:sz w:val="18"/>
          <w:szCs w:val="18"/>
        </w:rPr>
        <w:t>from 75 days to 21 days depending on order size.</w:t>
      </w:r>
    </w:p>
    <w:p w14:paraId="4E9A775A" w14:textId="36074B5D" w:rsidR="00C12C68" w:rsidRPr="00C12C68" w:rsidRDefault="00C12C68" w:rsidP="00C12C68">
      <w:pPr>
        <w:numPr>
          <w:ilvl w:val="1"/>
          <w:numId w:val="3"/>
        </w:numPr>
        <w:pBdr>
          <w:top w:val="nil"/>
          <w:left w:val="nil"/>
          <w:bottom w:val="nil"/>
          <w:right w:val="nil"/>
          <w:between w:val="nil"/>
        </w:pBdr>
        <w:contextualSpacing/>
        <w:rPr>
          <w:color w:val="0000FF"/>
          <w:sz w:val="18"/>
          <w:szCs w:val="18"/>
        </w:rPr>
      </w:pPr>
      <w:r>
        <w:rPr>
          <w:rFonts w:ascii="Calibri" w:eastAsia="Calibri" w:hAnsi="Calibri" w:cs="Calibri"/>
          <w:b/>
          <w:bCs/>
          <w:sz w:val="18"/>
          <w:szCs w:val="18"/>
          <w:u w:val="single"/>
        </w:rPr>
        <w:t>Oxygenated Filter Water</w:t>
      </w:r>
      <w:r>
        <w:rPr>
          <w:rFonts w:ascii="Calibri" w:eastAsia="Calibri" w:hAnsi="Calibri" w:cs="Calibri"/>
          <w:sz w:val="18"/>
          <w:szCs w:val="18"/>
        </w:rPr>
        <w:t xml:space="preserve"> – We need to test &amp; build the prototype as well as get FDA approval. We have future plans to offer High Level of Oxygenated Water for people to drink. As casinos pump oxygen in the air to keep people awake. Greener Planet Systems has the patent for this technology, and has agreed to allow us to use it in the filtered water application.</w:t>
      </w:r>
    </w:p>
    <w:p w14:paraId="46EBC4F9" w14:textId="77777777" w:rsidR="00B75F73" w:rsidRDefault="00641616">
      <w:pPr>
        <w:numPr>
          <w:ilvl w:val="0"/>
          <w:numId w:val="3"/>
        </w:numPr>
        <w:pBdr>
          <w:top w:val="nil"/>
          <w:left w:val="nil"/>
          <w:bottom w:val="nil"/>
          <w:right w:val="nil"/>
          <w:between w:val="nil"/>
        </w:pBdr>
        <w:contextualSpacing/>
        <w:rPr>
          <w:sz w:val="18"/>
          <w:szCs w:val="18"/>
        </w:rPr>
      </w:pPr>
      <w:r>
        <w:rPr>
          <w:rFonts w:ascii="Calibri" w:eastAsia="Calibri" w:hAnsi="Calibri" w:cs="Calibri"/>
          <w:i/>
          <w:sz w:val="18"/>
          <w:szCs w:val="18"/>
        </w:rPr>
        <w:t>(If applicable)</w:t>
      </w:r>
      <w:r>
        <w:rPr>
          <w:rFonts w:ascii="Calibri" w:eastAsia="Calibri" w:hAnsi="Calibri" w:cs="Calibri"/>
          <w:sz w:val="18"/>
          <w:szCs w:val="18"/>
        </w:rPr>
        <w:t xml:space="preserve"> What development or certifications/approvals still needs to be completed to be able to sell to your first customer and </w:t>
      </w:r>
      <w:commentRangeEnd w:id="126"/>
      <w:r w:rsidR="00803CA6">
        <w:rPr>
          <w:rStyle w:val="CommentReference"/>
        </w:rPr>
        <w:commentReference w:id="126"/>
      </w:r>
      <w:r>
        <w:rPr>
          <w:rFonts w:ascii="Calibri" w:eastAsia="Calibri" w:hAnsi="Calibri" w:cs="Calibri"/>
          <w:sz w:val="18"/>
          <w:szCs w:val="18"/>
        </w:rPr>
        <w:t xml:space="preserve">when will it be ready? </w:t>
      </w:r>
    </w:p>
    <w:p w14:paraId="7D3C020B" w14:textId="77777777" w:rsidR="007723A2" w:rsidRDefault="00641616">
      <w:pPr>
        <w:numPr>
          <w:ilvl w:val="0"/>
          <w:numId w:val="3"/>
        </w:numPr>
        <w:contextualSpacing/>
        <w:rPr>
          <w:rFonts w:ascii="Calibri" w:eastAsia="Calibri" w:hAnsi="Calibri" w:cs="Calibri"/>
          <w:color w:val="0000FF"/>
          <w:sz w:val="18"/>
          <w:szCs w:val="18"/>
        </w:rPr>
      </w:pPr>
      <w:r>
        <w:rPr>
          <w:rFonts w:ascii="Calibri" w:eastAsia="Calibri" w:hAnsi="Calibri" w:cs="Calibri"/>
          <w:i/>
          <w:color w:val="0000FF"/>
          <w:sz w:val="18"/>
          <w:szCs w:val="18"/>
        </w:rPr>
        <w:t xml:space="preserve">(if not obvious &amp; not yet explained) </w:t>
      </w:r>
      <w:r>
        <w:rPr>
          <w:rFonts w:ascii="Calibri" w:eastAsia="Calibri" w:hAnsi="Calibri" w:cs="Calibri"/>
          <w:color w:val="0000FF"/>
          <w:sz w:val="18"/>
          <w:szCs w:val="18"/>
        </w:rPr>
        <w:t>Business Model: How will/does your company generate revenue with your solution?</w:t>
      </w:r>
    </w:p>
    <w:p w14:paraId="00D19107" w14:textId="77777777" w:rsidR="0082077F" w:rsidRPr="0082077F" w:rsidRDefault="0082077F" w:rsidP="007723A2">
      <w:pPr>
        <w:numPr>
          <w:ilvl w:val="1"/>
          <w:numId w:val="3"/>
        </w:numPr>
        <w:contextualSpacing/>
        <w:rPr>
          <w:rFonts w:ascii="Calibri" w:eastAsia="Calibri" w:hAnsi="Calibri" w:cs="Calibri"/>
          <w:color w:val="0000FF"/>
          <w:sz w:val="18"/>
          <w:szCs w:val="18"/>
        </w:rPr>
      </w:pPr>
      <w:r>
        <w:rPr>
          <w:rFonts w:ascii="Calibri" w:eastAsia="Calibri" w:hAnsi="Calibri" w:cs="Calibri"/>
          <w:iCs/>
          <w:sz w:val="18"/>
          <w:szCs w:val="18"/>
        </w:rPr>
        <w:t>Revenue Generating Products</w:t>
      </w:r>
    </w:p>
    <w:p w14:paraId="5DF05CA5" w14:textId="3FFBE2EF" w:rsidR="00B75F73" w:rsidRDefault="0082077F" w:rsidP="0082077F">
      <w:pPr>
        <w:numPr>
          <w:ilvl w:val="2"/>
          <w:numId w:val="3"/>
        </w:numPr>
        <w:contextualSpacing/>
        <w:rPr>
          <w:rFonts w:ascii="Calibri" w:eastAsia="Calibri" w:hAnsi="Calibri" w:cs="Calibri"/>
          <w:color w:val="0000FF"/>
          <w:sz w:val="18"/>
          <w:szCs w:val="18"/>
        </w:rPr>
      </w:pPr>
      <w:r>
        <w:rPr>
          <w:rFonts w:ascii="Calibri" w:eastAsia="Calibri" w:hAnsi="Calibri" w:cs="Calibri"/>
          <w:iCs/>
          <w:sz w:val="18"/>
          <w:szCs w:val="18"/>
        </w:rPr>
        <w:t>Wholesale Bulk Order Hydration Pack Sales</w:t>
      </w:r>
    </w:p>
    <w:p w14:paraId="3D3DB7A0" w14:textId="4C4A5D84" w:rsidR="0082077F" w:rsidRDefault="0082077F" w:rsidP="0082077F">
      <w:pPr>
        <w:numPr>
          <w:ilvl w:val="2"/>
          <w:numId w:val="3"/>
        </w:numPr>
        <w:contextualSpacing/>
        <w:rPr>
          <w:rFonts w:ascii="Calibri" w:eastAsia="Calibri" w:hAnsi="Calibri" w:cs="Calibri"/>
          <w:sz w:val="18"/>
          <w:szCs w:val="18"/>
        </w:rPr>
      </w:pPr>
      <w:r w:rsidRPr="0082077F">
        <w:rPr>
          <w:rFonts w:ascii="Calibri" w:eastAsia="Calibri" w:hAnsi="Calibri" w:cs="Calibri"/>
          <w:sz w:val="18"/>
          <w:szCs w:val="18"/>
        </w:rPr>
        <w:t>Custom Hydration pack Sales</w:t>
      </w:r>
    </w:p>
    <w:p w14:paraId="5BF281CB" w14:textId="6D63D5C3" w:rsidR="0082077F" w:rsidRDefault="0082077F"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Stay Cold Bladder</w:t>
      </w:r>
      <w:r w:rsidR="00E8495E">
        <w:rPr>
          <w:rFonts w:ascii="Calibri" w:eastAsia="Calibri" w:hAnsi="Calibri" w:cs="Calibri"/>
          <w:sz w:val="18"/>
          <w:szCs w:val="18"/>
        </w:rPr>
        <w:t xml:space="preserve"> with quick connect</w:t>
      </w:r>
    </w:p>
    <w:p w14:paraId="705B53D6" w14:textId="59B2CE68" w:rsidR="0082077F" w:rsidRDefault="0082077F"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Filter Bladder</w:t>
      </w:r>
      <w:r w:rsidR="00E8495E">
        <w:rPr>
          <w:rFonts w:ascii="Calibri" w:eastAsia="Calibri" w:hAnsi="Calibri" w:cs="Calibri"/>
          <w:sz w:val="18"/>
          <w:szCs w:val="18"/>
        </w:rPr>
        <w:t xml:space="preserve"> with quick connect</w:t>
      </w:r>
    </w:p>
    <w:p w14:paraId="3BA56145" w14:textId="4CBB5AD1" w:rsidR="000B57B4" w:rsidRDefault="000B57B4"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Water Refill Station with Quick Connect</w:t>
      </w:r>
    </w:p>
    <w:p w14:paraId="5FDF54F3" w14:textId="4AD348FF" w:rsidR="0082077F" w:rsidRDefault="0082077F" w:rsidP="0082077F">
      <w:pPr>
        <w:numPr>
          <w:ilvl w:val="2"/>
          <w:numId w:val="3"/>
        </w:numPr>
        <w:contextualSpacing/>
        <w:rPr>
          <w:rFonts w:ascii="Calibri" w:eastAsia="Calibri" w:hAnsi="Calibri" w:cs="Calibri"/>
          <w:sz w:val="18"/>
          <w:szCs w:val="18"/>
        </w:rPr>
      </w:pPr>
      <w:r>
        <w:rPr>
          <w:rFonts w:ascii="Calibri" w:eastAsia="Calibri" w:hAnsi="Calibri" w:cs="Calibri"/>
          <w:sz w:val="18"/>
          <w:szCs w:val="18"/>
        </w:rPr>
        <w:t xml:space="preserve">Music Festival Experience </w:t>
      </w:r>
      <w:r w:rsidR="006971C9">
        <w:rPr>
          <w:rFonts w:ascii="Calibri" w:eastAsia="Calibri" w:hAnsi="Calibri" w:cs="Calibri"/>
          <w:sz w:val="18"/>
          <w:szCs w:val="18"/>
        </w:rPr>
        <w:t>that includes</w:t>
      </w:r>
    </w:p>
    <w:p w14:paraId="26A43ED9" w14:textId="1B1F3B70" w:rsidR="006971C9" w:rsidRDefault="006971C9" w:rsidP="006971C9">
      <w:pPr>
        <w:numPr>
          <w:ilvl w:val="3"/>
          <w:numId w:val="3"/>
        </w:numPr>
        <w:contextualSpacing/>
        <w:rPr>
          <w:rFonts w:ascii="Calibri" w:eastAsia="Calibri" w:hAnsi="Calibri" w:cs="Calibri"/>
          <w:sz w:val="18"/>
          <w:szCs w:val="18"/>
        </w:rPr>
      </w:pPr>
      <w:r>
        <w:rPr>
          <w:rFonts w:ascii="Calibri" w:eastAsia="Calibri" w:hAnsi="Calibri" w:cs="Calibri"/>
          <w:sz w:val="18"/>
          <w:szCs w:val="18"/>
        </w:rPr>
        <w:t>Hydration Pack for festival</w:t>
      </w:r>
      <w:r w:rsidR="009D2770">
        <w:rPr>
          <w:rFonts w:ascii="Calibri" w:eastAsia="Calibri" w:hAnsi="Calibri" w:cs="Calibri"/>
          <w:sz w:val="18"/>
          <w:szCs w:val="18"/>
        </w:rPr>
        <w:t xml:space="preserve"> sold in festival </w:t>
      </w:r>
      <w:r w:rsidR="00E708A2">
        <w:rPr>
          <w:rFonts w:ascii="Calibri" w:eastAsia="Calibri" w:hAnsi="Calibri" w:cs="Calibri"/>
          <w:sz w:val="18"/>
          <w:szCs w:val="18"/>
        </w:rPr>
        <w:t>merchandise booth</w:t>
      </w:r>
      <w:r w:rsidR="00DB06F9">
        <w:rPr>
          <w:rFonts w:ascii="Calibri" w:eastAsia="Calibri" w:hAnsi="Calibri" w:cs="Calibri"/>
          <w:sz w:val="18"/>
          <w:szCs w:val="18"/>
        </w:rPr>
        <w:t xml:space="preserve"> ran by Brand Ambassador Team</w:t>
      </w:r>
    </w:p>
    <w:p w14:paraId="011F5E2D" w14:textId="1A1CE449" w:rsidR="006971C9" w:rsidRDefault="006971C9" w:rsidP="006971C9">
      <w:pPr>
        <w:numPr>
          <w:ilvl w:val="3"/>
          <w:numId w:val="3"/>
        </w:numPr>
        <w:contextualSpacing/>
        <w:rPr>
          <w:rFonts w:ascii="Calibri" w:eastAsia="Calibri" w:hAnsi="Calibri" w:cs="Calibri"/>
          <w:sz w:val="18"/>
          <w:szCs w:val="18"/>
        </w:rPr>
      </w:pPr>
      <w:r>
        <w:rPr>
          <w:rFonts w:ascii="Calibri" w:eastAsia="Calibri" w:hAnsi="Calibri" w:cs="Calibri"/>
          <w:sz w:val="18"/>
          <w:szCs w:val="18"/>
        </w:rPr>
        <w:t>Alkaline Water Refill Station</w:t>
      </w:r>
      <w:r w:rsidR="009D2770">
        <w:rPr>
          <w:rFonts w:ascii="Calibri" w:eastAsia="Calibri" w:hAnsi="Calibri" w:cs="Calibri"/>
          <w:sz w:val="18"/>
          <w:szCs w:val="18"/>
        </w:rPr>
        <w:t xml:space="preserve"> with quick connect </w:t>
      </w:r>
      <w:r w:rsidR="000F045D">
        <w:rPr>
          <w:rFonts w:ascii="Calibri" w:eastAsia="Calibri" w:hAnsi="Calibri" w:cs="Calibri"/>
          <w:sz w:val="18"/>
          <w:szCs w:val="18"/>
        </w:rPr>
        <w:t xml:space="preserve">supplied by </w:t>
      </w:r>
      <w:r w:rsidR="00DB06F9">
        <w:rPr>
          <w:rFonts w:ascii="Calibri" w:eastAsia="Calibri" w:hAnsi="Calibri" w:cs="Calibri"/>
          <w:sz w:val="18"/>
          <w:szCs w:val="18"/>
        </w:rPr>
        <w:t>Global Engineering Environmental</w:t>
      </w:r>
    </w:p>
    <w:p w14:paraId="29A0D32F" w14:textId="719C806F" w:rsidR="006971C9" w:rsidRDefault="00E708A2" w:rsidP="009D2770">
      <w:pPr>
        <w:numPr>
          <w:ilvl w:val="3"/>
          <w:numId w:val="3"/>
        </w:numPr>
        <w:contextualSpacing/>
        <w:rPr>
          <w:rFonts w:ascii="Calibri" w:eastAsia="Calibri" w:hAnsi="Calibri" w:cs="Calibri"/>
          <w:sz w:val="18"/>
          <w:szCs w:val="18"/>
        </w:rPr>
      </w:pPr>
      <w:r>
        <w:rPr>
          <w:rFonts w:ascii="Calibri" w:eastAsia="Calibri" w:hAnsi="Calibri" w:cs="Calibri"/>
          <w:sz w:val="18"/>
          <w:szCs w:val="18"/>
        </w:rPr>
        <w:lastRenderedPageBreak/>
        <w:t>Vending Booth for customized hydration pack creation</w:t>
      </w:r>
    </w:p>
    <w:p w14:paraId="602B431B" w14:textId="4A3ED569" w:rsidR="00CC5394" w:rsidRPr="00E1544F" w:rsidRDefault="00E708A2" w:rsidP="00E1544F">
      <w:pPr>
        <w:numPr>
          <w:ilvl w:val="3"/>
          <w:numId w:val="3"/>
        </w:numPr>
        <w:contextualSpacing/>
        <w:rPr>
          <w:rFonts w:ascii="Calibri" w:eastAsia="Calibri" w:hAnsi="Calibri" w:cs="Calibri"/>
          <w:sz w:val="18"/>
          <w:szCs w:val="18"/>
        </w:rPr>
      </w:pPr>
      <w:r>
        <w:rPr>
          <w:rFonts w:ascii="Calibri" w:eastAsia="Calibri" w:hAnsi="Calibri" w:cs="Calibri"/>
          <w:sz w:val="18"/>
          <w:szCs w:val="18"/>
        </w:rPr>
        <w:t>Stage</w:t>
      </w:r>
      <w:r w:rsidR="00CC5394">
        <w:rPr>
          <w:rFonts w:ascii="Calibri" w:eastAsia="Calibri" w:hAnsi="Calibri" w:cs="Calibri"/>
          <w:sz w:val="18"/>
          <w:szCs w:val="18"/>
        </w:rPr>
        <w:t>, s</w:t>
      </w:r>
      <w:r>
        <w:rPr>
          <w:rFonts w:ascii="Calibri" w:eastAsia="Calibri" w:hAnsi="Calibri" w:cs="Calibri"/>
          <w:sz w:val="18"/>
          <w:szCs w:val="18"/>
        </w:rPr>
        <w:t>ound</w:t>
      </w:r>
      <w:r w:rsidR="00CC5394">
        <w:rPr>
          <w:rFonts w:ascii="Calibri" w:eastAsia="Calibri" w:hAnsi="Calibri" w:cs="Calibri"/>
          <w:sz w:val="18"/>
          <w:szCs w:val="18"/>
        </w:rPr>
        <w:t>, and entertainment</w:t>
      </w:r>
      <w:r>
        <w:rPr>
          <w:rFonts w:ascii="Calibri" w:eastAsia="Calibri" w:hAnsi="Calibri" w:cs="Calibri"/>
          <w:sz w:val="18"/>
          <w:szCs w:val="18"/>
        </w:rPr>
        <w:t xml:space="preserve"> supplied by </w:t>
      </w: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w:t>
      </w:r>
      <w:r w:rsidR="0024603B">
        <w:rPr>
          <w:rFonts w:ascii="Calibri" w:eastAsia="Calibri" w:hAnsi="Calibri" w:cs="Calibri"/>
          <w:sz w:val="18"/>
          <w:szCs w:val="18"/>
        </w:rPr>
        <w:t xml:space="preserve"> and Titan Records</w:t>
      </w:r>
    </w:p>
    <w:p w14:paraId="691F1E20" w14:textId="77777777" w:rsidR="00B75F73" w:rsidRDefault="00B75F73">
      <w:pPr>
        <w:pBdr>
          <w:top w:val="nil"/>
          <w:left w:val="nil"/>
          <w:bottom w:val="nil"/>
          <w:right w:val="nil"/>
          <w:between w:val="nil"/>
        </w:pBdr>
        <w:rPr>
          <w:rFonts w:ascii="Calibri" w:eastAsia="Calibri" w:hAnsi="Calibri" w:cs="Calibri"/>
          <w:sz w:val="18"/>
          <w:szCs w:val="18"/>
        </w:rPr>
      </w:pPr>
    </w:p>
    <w:p w14:paraId="69D398F3" w14:textId="77777777" w:rsidR="00B75F73" w:rsidRDefault="00641616">
      <w:pPr>
        <w:pStyle w:val="Heading1"/>
        <w:pBdr>
          <w:top w:val="nil"/>
          <w:left w:val="nil"/>
          <w:bottom w:val="nil"/>
          <w:right w:val="nil"/>
          <w:between w:val="nil"/>
        </w:pBdr>
        <w:rPr>
          <w:color w:val="0000FF"/>
        </w:rPr>
      </w:pPr>
      <w:bookmarkStart w:id="127" w:name="_yl5tnjo39384" w:colFirst="0" w:colLast="0"/>
      <w:bookmarkEnd w:id="127"/>
      <w:r>
        <w:rPr>
          <w:color w:val="0000FF"/>
        </w:rPr>
        <w:t>Company Traction</w:t>
      </w:r>
    </w:p>
    <w:p w14:paraId="759F8E9F" w14:textId="77777777" w:rsidR="00B75F73" w:rsidRPr="0024279C" w:rsidRDefault="00641616">
      <w:pPr>
        <w:pBdr>
          <w:top w:val="nil"/>
          <w:left w:val="nil"/>
          <w:bottom w:val="nil"/>
          <w:right w:val="nil"/>
          <w:between w:val="nil"/>
        </w:pBdr>
        <w:rPr>
          <w:rFonts w:ascii="Calibri" w:eastAsia="Calibri" w:hAnsi="Calibri" w:cs="Calibri"/>
          <w:b/>
          <w:color w:val="FF0000"/>
          <w:sz w:val="18"/>
          <w:szCs w:val="18"/>
        </w:rPr>
      </w:pPr>
      <w:r w:rsidRPr="0024279C">
        <w:rPr>
          <w:rFonts w:ascii="Calibri" w:eastAsia="Calibri" w:hAnsi="Calibri" w:cs="Calibri"/>
          <w:color w:val="FF0000"/>
          <w:sz w:val="18"/>
          <w:szCs w:val="18"/>
        </w:rPr>
        <w:t>The goal is to show how far you’ve come and that your company has momentum.</w:t>
      </w:r>
    </w:p>
    <w:p w14:paraId="052F5CA1" w14:textId="414920AB" w:rsidR="00B75F73" w:rsidRPr="0024279C" w:rsidRDefault="00641616">
      <w:pPr>
        <w:numPr>
          <w:ilvl w:val="0"/>
          <w:numId w:val="9"/>
        </w:numPr>
        <w:pBdr>
          <w:top w:val="nil"/>
          <w:left w:val="nil"/>
          <w:bottom w:val="nil"/>
          <w:right w:val="nil"/>
          <w:between w:val="nil"/>
        </w:pBdr>
        <w:contextualSpacing/>
        <w:rPr>
          <w:i/>
          <w:color w:val="FF0000"/>
          <w:sz w:val="18"/>
          <w:szCs w:val="18"/>
        </w:rPr>
      </w:pPr>
      <w:r w:rsidRPr="0024279C">
        <w:rPr>
          <w:rFonts w:ascii="Calibri" w:eastAsia="Calibri" w:hAnsi="Calibri" w:cs="Calibri"/>
          <w:i/>
          <w:color w:val="FF0000"/>
          <w:sz w:val="18"/>
          <w:szCs w:val="18"/>
        </w:rPr>
        <w:t>(Optional – if it adds to your credibility or clarifies things)</w:t>
      </w:r>
      <w:r w:rsidRPr="0024279C">
        <w:rPr>
          <w:rFonts w:ascii="Calibri" w:eastAsia="Calibri" w:hAnsi="Calibri" w:cs="Calibri"/>
          <w:color w:val="FF0000"/>
          <w:sz w:val="18"/>
          <w:szCs w:val="18"/>
        </w:rPr>
        <w:t xml:space="preserve"> Briefly tell the story of how the idea was conceived. </w:t>
      </w:r>
      <w:r w:rsidRPr="0024279C">
        <w:rPr>
          <w:rFonts w:ascii="Calibri" w:eastAsia="Calibri" w:hAnsi="Calibri" w:cs="Calibri"/>
          <w:i/>
          <w:color w:val="FF0000"/>
          <w:sz w:val="18"/>
          <w:szCs w:val="18"/>
        </w:rPr>
        <w:t>(1-2 sentences)</w:t>
      </w:r>
      <w:r w:rsidR="00A22091" w:rsidRPr="0024279C">
        <w:rPr>
          <w:rFonts w:ascii="Calibri" w:eastAsia="Calibri" w:hAnsi="Calibri" w:cs="Calibri"/>
          <w:i/>
          <w:color w:val="FF0000"/>
          <w:sz w:val="18"/>
          <w:szCs w:val="18"/>
        </w:rPr>
        <w:t xml:space="preserve"> </w:t>
      </w:r>
    </w:p>
    <w:p w14:paraId="2D7725A6" w14:textId="0CACCF0E" w:rsidR="00A22091" w:rsidRPr="008127A5" w:rsidRDefault="00A22091" w:rsidP="0024279C">
      <w:pPr>
        <w:numPr>
          <w:ilvl w:val="1"/>
          <w:numId w:val="9"/>
        </w:numPr>
        <w:pBdr>
          <w:top w:val="nil"/>
          <w:left w:val="nil"/>
          <w:bottom w:val="nil"/>
          <w:right w:val="nil"/>
          <w:between w:val="nil"/>
        </w:pBdr>
        <w:contextualSpacing/>
        <w:rPr>
          <w:iCs/>
          <w:sz w:val="18"/>
          <w:szCs w:val="18"/>
        </w:rPr>
      </w:pPr>
      <w:r w:rsidRPr="008127A5">
        <w:rPr>
          <w:rFonts w:ascii="Calibri" w:eastAsia="Calibri" w:hAnsi="Calibri" w:cs="Calibri"/>
          <w:iCs/>
          <w:sz w:val="18"/>
          <w:szCs w:val="18"/>
        </w:rPr>
        <w:t xml:space="preserve">I’ve been around music, going to shows, </w:t>
      </w:r>
      <w:ins w:id="128" w:author="Leonard Sachs" w:date="2019-09-11T11:51:00Z">
        <w:r w:rsidR="00803CA6">
          <w:rPr>
            <w:rFonts w:ascii="Calibri" w:eastAsia="Calibri" w:hAnsi="Calibri" w:cs="Calibri"/>
            <w:iCs/>
            <w:sz w:val="18"/>
            <w:szCs w:val="18"/>
          </w:rPr>
          <w:t>and</w:t>
        </w:r>
      </w:ins>
      <w:del w:id="129" w:author="Leonard Sachs" w:date="2019-09-11T11:51:00Z">
        <w:r w:rsidRPr="008127A5" w:rsidDel="00803CA6">
          <w:rPr>
            <w:rFonts w:ascii="Calibri" w:eastAsia="Calibri" w:hAnsi="Calibri" w:cs="Calibri"/>
            <w:iCs/>
            <w:sz w:val="18"/>
            <w:szCs w:val="18"/>
          </w:rPr>
          <w:delText>&amp;</w:delText>
        </w:r>
      </w:del>
      <w:r w:rsidRPr="008127A5">
        <w:rPr>
          <w:rFonts w:ascii="Calibri" w:eastAsia="Calibri" w:hAnsi="Calibri" w:cs="Calibri"/>
          <w:iCs/>
          <w:sz w:val="18"/>
          <w:szCs w:val="18"/>
        </w:rPr>
        <w:t xml:space="preserve"> music festival</w:t>
      </w:r>
      <w:ins w:id="130" w:author="Leonard Sachs" w:date="2019-09-11T11:51:00Z">
        <w:r w:rsidR="00803CA6">
          <w:rPr>
            <w:rFonts w:ascii="Calibri" w:eastAsia="Calibri" w:hAnsi="Calibri" w:cs="Calibri"/>
            <w:iCs/>
            <w:sz w:val="18"/>
            <w:szCs w:val="18"/>
          </w:rPr>
          <w:t>s</w:t>
        </w:r>
      </w:ins>
      <w:r w:rsidRPr="008127A5">
        <w:rPr>
          <w:rFonts w:ascii="Calibri" w:eastAsia="Calibri" w:hAnsi="Calibri" w:cs="Calibri"/>
          <w:iCs/>
          <w:sz w:val="18"/>
          <w:szCs w:val="18"/>
        </w:rPr>
        <w:t xml:space="preserve"> my entire life. My dad was a drummer and I played guitar in a band growing up</w:t>
      </w:r>
      <w:r w:rsidR="00F80F52" w:rsidRPr="008127A5">
        <w:rPr>
          <w:rFonts w:ascii="Calibri" w:eastAsia="Calibri" w:hAnsi="Calibri" w:cs="Calibri"/>
          <w:iCs/>
          <w:sz w:val="18"/>
          <w:szCs w:val="18"/>
        </w:rPr>
        <w:t xml:space="preserve"> and most of our revenue came from merchandise when we played shows. </w:t>
      </w:r>
      <w:r w:rsidR="00881DAB">
        <w:rPr>
          <w:rFonts w:ascii="Calibri" w:eastAsia="Calibri" w:hAnsi="Calibri" w:cs="Calibri"/>
          <w:iCs/>
          <w:sz w:val="18"/>
          <w:szCs w:val="18"/>
        </w:rPr>
        <w:t>T</w:t>
      </w:r>
      <w:r w:rsidR="00E931AE">
        <w:rPr>
          <w:rFonts w:ascii="Calibri" w:eastAsia="Calibri" w:hAnsi="Calibri" w:cs="Calibri"/>
          <w:iCs/>
          <w:sz w:val="18"/>
          <w:szCs w:val="18"/>
        </w:rPr>
        <w:t>o stay hydrated I would always buy bottled water at music festivals</w:t>
      </w:r>
      <w:r w:rsidR="00881DAB">
        <w:rPr>
          <w:rFonts w:ascii="Calibri" w:eastAsia="Calibri" w:hAnsi="Calibri" w:cs="Calibri"/>
          <w:iCs/>
          <w:sz w:val="18"/>
          <w:szCs w:val="18"/>
        </w:rPr>
        <w:t xml:space="preserve"> up until 3 years ago when</w:t>
      </w:r>
      <w:r w:rsidR="008C0316" w:rsidRPr="008127A5">
        <w:rPr>
          <w:rFonts w:ascii="Calibri" w:eastAsia="Calibri" w:hAnsi="Calibri" w:cs="Calibri"/>
          <w:iCs/>
          <w:sz w:val="18"/>
          <w:szCs w:val="18"/>
        </w:rPr>
        <w:t xml:space="preserve"> my </w:t>
      </w:r>
      <w:r w:rsidR="008127A5">
        <w:rPr>
          <w:rFonts w:ascii="Calibri" w:eastAsia="Calibri" w:hAnsi="Calibri" w:cs="Calibri"/>
          <w:iCs/>
          <w:sz w:val="18"/>
          <w:szCs w:val="18"/>
        </w:rPr>
        <w:t xml:space="preserve">friend bought </w:t>
      </w:r>
      <w:r w:rsidR="00BE714C">
        <w:rPr>
          <w:rFonts w:ascii="Calibri" w:eastAsia="Calibri" w:hAnsi="Calibri" w:cs="Calibri"/>
          <w:iCs/>
          <w:sz w:val="18"/>
          <w:szCs w:val="18"/>
        </w:rPr>
        <w:t xml:space="preserve">something I </w:t>
      </w:r>
      <w:del w:id="131" w:author="Leonard Sachs" w:date="2019-09-11T11:52:00Z">
        <w:r w:rsidR="00BE714C" w:rsidDel="00E23524">
          <w:rPr>
            <w:rFonts w:ascii="Calibri" w:eastAsia="Calibri" w:hAnsi="Calibri" w:cs="Calibri"/>
            <w:iCs/>
            <w:sz w:val="18"/>
            <w:szCs w:val="18"/>
          </w:rPr>
          <w:delText xml:space="preserve">have </w:delText>
        </w:r>
      </w:del>
      <w:ins w:id="132" w:author="Leonard Sachs" w:date="2019-09-11T11:52:00Z">
        <w:r w:rsidR="00E23524">
          <w:rPr>
            <w:rFonts w:ascii="Calibri" w:eastAsia="Calibri" w:hAnsi="Calibri" w:cs="Calibri"/>
            <w:iCs/>
            <w:sz w:val="18"/>
            <w:szCs w:val="18"/>
          </w:rPr>
          <w:t xml:space="preserve">had </w:t>
        </w:r>
      </w:ins>
      <w:r w:rsidR="00BE714C">
        <w:rPr>
          <w:rFonts w:ascii="Calibri" w:eastAsia="Calibri" w:hAnsi="Calibri" w:cs="Calibri"/>
          <w:iCs/>
          <w:sz w:val="18"/>
          <w:szCs w:val="18"/>
        </w:rPr>
        <w:t>never seen before</w:t>
      </w:r>
      <w:del w:id="133" w:author="Leonard Sachs" w:date="2019-09-11T11:52:00Z">
        <w:r w:rsidR="00BE714C" w:rsidDel="00E23524">
          <w:rPr>
            <w:rFonts w:ascii="Calibri" w:eastAsia="Calibri" w:hAnsi="Calibri" w:cs="Calibri"/>
            <w:iCs/>
            <w:sz w:val="18"/>
            <w:szCs w:val="18"/>
          </w:rPr>
          <w:delText xml:space="preserve">, </w:delText>
        </w:r>
      </w:del>
      <w:ins w:id="134" w:author="Leonard Sachs" w:date="2019-09-11T11:52:00Z">
        <w:r w:rsidR="00E23524">
          <w:rPr>
            <w:rFonts w:ascii="Calibri" w:eastAsia="Calibri" w:hAnsi="Calibri" w:cs="Calibri"/>
            <w:iCs/>
            <w:sz w:val="18"/>
            <w:szCs w:val="18"/>
          </w:rPr>
          <w:t xml:space="preserve">: </w:t>
        </w:r>
      </w:ins>
      <w:r w:rsidR="008127A5">
        <w:rPr>
          <w:rFonts w:ascii="Calibri" w:eastAsia="Calibri" w:hAnsi="Calibri" w:cs="Calibri"/>
          <w:iCs/>
          <w:sz w:val="18"/>
          <w:szCs w:val="18"/>
        </w:rPr>
        <w:t>a hydration pack</w:t>
      </w:r>
      <w:r w:rsidR="00BE714C">
        <w:rPr>
          <w:rFonts w:ascii="Calibri" w:eastAsia="Calibri" w:hAnsi="Calibri" w:cs="Calibri"/>
          <w:iCs/>
          <w:sz w:val="18"/>
          <w:szCs w:val="18"/>
        </w:rPr>
        <w:t>. Ever since the first time I borrowed her hydration pack I wanted one because it was more convenient</w:t>
      </w:r>
      <w:r w:rsidR="00576171">
        <w:rPr>
          <w:rFonts w:ascii="Calibri" w:eastAsia="Calibri" w:hAnsi="Calibri" w:cs="Calibri"/>
          <w:iCs/>
          <w:sz w:val="18"/>
          <w:szCs w:val="18"/>
        </w:rPr>
        <w:t xml:space="preserve"> and efficient</w:t>
      </w:r>
      <w:r w:rsidR="00BE714C">
        <w:rPr>
          <w:rFonts w:ascii="Calibri" w:eastAsia="Calibri" w:hAnsi="Calibri" w:cs="Calibri"/>
          <w:iCs/>
          <w:sz w:val="18"/>
          <w:szCs w:val="18"/>
        </w:rPr>
        <w:t xml:space="preserve"> then constantly buying water</w:t>
      </w:r>
      <w:del w:id="135" w:author="Leonard Sachs" w:date="2019-09-11T11:52:00Z">
        <w:r w:rsidR="00BE714C" w:rsidDel="00E23524">
          <w:rPr>
            <w:rFonts w:ascii="Calibri" w:eastAsia="Calibri" w:hAnsi="Calibri" w:cs="Calibri"/>
            <w:iCs/>
            <w:sz w:val="18"/>
            <w:szCs w:val="18"/>
          </w:rPr>
          <w:delText xml:space="preserve">; </w:delText>
        </w:r>
      </w:del>
      <w:ins w:id="136" w:author="Leonard Sachs" w:date="2019-09-11T11:52:00Z">
        <w:r w:rsidR="00E23524">
          <w:rPr>
            <w:rFonts w:ascii="Calibri" w:eastAsia="Calibri" w:hAnsi="Calibri" w:cs="Calibri"/>
            <w:iCs/>
            <w:sz w:val="18"/>
            <w:szCs w:val="18"/>
          </w:rPr>
          <w:t xml:space="preserve">. </w:t>
        </w:r>
      </w:ins>
      <w:r w:rsidR="00576171">
        <w:rPr>
          <w:rFonts w:ascii="Calibri" w:eastAsia="Calibri" w:hAnsi="Calibri" w:cs="Calibri"/>
          <w:iCs/>
          <w:sz w:val="18"/>
          <w:szCs w:val="18"/>
        </w:rPr>
        <w:t xml:space="preserve">We were able to </w:t>
      </w:r>
      <w:del w:id="137" w:author="Leonard Sachs" w:date="2019-09-11T11:52:00Z">
        <w:r w:rsidR="00576171" w:rsidDel="00E23524">
          <w:rPr>
            <w:rFonts w:ascii="Calibri" w:eastAsia="Calibri" w:hAnsi="Calibri" w:cs="Calibri"/>
            <w:iCs/>
            <w:sz w:val="18"/>
            <w:szCs w:val="18"/>
          </w:rPr>
          <w:delText xml:space="preserve">better </w:delText>
        </w:r>
      </w:del>
      <w:r w:rsidR="00576171">
        <w:rPr>
          <w:rFonts w:ascii="Calibri" w:eastAsia="Calibri" w:hAnsi="Calibri" w:cs="Calibri"/>
          <w:iCs/>
          <w:sz w:val="18"/>
          <w:szCs w:val="18"/>
        </w:rPr>
        <w:t xml:space="preserve">stay </w:t>
      </w:r>
      <w:ins w:id="138" w:author="Leonard Sachs" w:date="2019-09-11T11:52:00Z">
        <w:r w:rsidR="00E23524">
          <w:rPr>
            <w:rFonts w:ascii="Calibri" w:eastAsia="Calibri" w:hAnsi="Calibri" w:cs="Calibri"/>
            <w:iCs/>
            <w:sz w:val="18"/>
            <w:szCs w:val="18"/>
          </w:rPr>
          <w:t xml:space="preserve">more </w:t>
        </w:r>
      </w:ins>
      <w:r w:rsidR="00576171">
        <w:rPr>
          <w:rFonts w:ascii="Calibri" w:eastAsia="Calibri" w:hAnsi="Calibri" w:cs="Calibri"/>
          <w:iCs/>
          <w:sz w:val="18"/>
          <w:szCs w:val="18"/>
        </w:rPr>
        <w:t xml:space="preserve">hydrated by </w:t>
      </w:r>
      <w:r w:rsidR="00287AFD">
        <w:rPr>
          <w:rFonts w:ascii="Calibri" w:eastAsia="Calibri" w:hAnsi="Calibri" w:cs="Calibri"/>
          <w:iCs/>
          <w:sz w:val="18"/>
          <w:szCs w:val="18"/>
        </w:rPr>
        <w:t>being able to carry 4x the amount of water using a</w:t>
      </w:r>
      <w:r w:rsidR="00576171">
        <w:rPr>
          <w:rFonts w:ascii="Calibri" w:eastAsia="Calibri" w:hAnsi="Calibri" w:cs="Calibri"/>
          <w:iCs/>
          <w:sz w:val="18"/>
          <w:szCs w:val="18"/>
        </w:rPr>
        <w:t xml:space="preserve"> </w:t>
      </w:r>
      <w:proofErr w:type="gramStart"/>
      <w:r w:rsidR="00576171">
        <w:rPr>
          <w:rFonts w:ascii="Calibri" w:eastAsia="Calibri" w:hAnsi="Calibri" w:cs="Calibri"/>
          <w:iCs/>
          <w:sz w:val="18"/>
          <w:szCs w:val="18"/>
        </w:rPr>
        <w:t xml:space="preserve">2 </w:t>
      </w:r>
      <w:r w:rsidR="00287AFD">
        <w:rPr>
          <w:rFonts w:ascii="Calibri" w:eastAsia="Calibri" w:hAnsi="Calibri" w:cs="Calibri"/>
          <w:iCs/>
          <w:sz w:val="18"/>
          <w:szCs w:val="18"/>
        </w:rPr>
        <w:t>liter</w:t>
      </w:r>
      <w:proofErr w:type="gramEnd"/>
      <w:r w:rsidR="00287AFD">
        <w:rPr>
          <w:rFonts w:ascii="Calibri" w:eastAsia="Calibri" w:hAnsi="Calibri" w:cs="Calibri"/>
          <w:iCs/>
          <w:sz w:val="18"/>
          <w:szCs w:val="18"/>
        </w:rPr>
        <w:t xml:space="preserve"> bladder in a hydration pack instead of .5L in a bottled water. </w:t>
      </w:r>
      <w:r w:rsidR="00EB61A4">
        <w:rPr>
          <w:rFonts w:ascii="Calibri" w:eastAsia="Calibri" w:hAnsi="Calibri" w:cs="Calibri"/>
          <w:iCs/>
          <w:sz w:val="18"/>
          <w:szCs w:val="18"/>
        </w:rPr>
        <w:t>Not only is a hydration pack more convenient it is also much better for the environment then using single-use plastics</w:t>
      </w:r>
      <w:r w:rsidR="00A9114C">
        <w:rPr>
          <w:rFonts w:ascii="Calibri" w:eastAsia="Calibri" w:hAnsi="Calibri" w:cs="Calibri"/>
          <w:iCs/>
          <w:sz w:val="18"/>
          <w:szCs w:val="18"/>
        </w:rPr>
        <w:t xml:space="preserve">. The only problem there wasn’t any hydration pack that I wanted to buy. The only hydration packs that were available were ones that used basic patterns or shiny materials. No hydration packs are branded for fans to stay hydrated while they support what they love. </w:t>
      </w:r>
    </w:p>
    <w:p w14:paraId="55614B4B" w14:textId="5E62DFB4" w:rsidR="00E467B0" w:rsidRPr="000F0019" w:rsidRDefault="00641616" w:rsidP="000F0019">
      <w:pPr>
        <w:numPr>
          <w:ilvl w:val="0"/>
          <w:numId w:val="9"/>
        </w:numPr>
        <w:pBdr>
          <w:top w:val="nil"/>
          <w:left w:val="nil"/>
          <w:bottom w:val="nil"/>
          <w:right w:val="nil"/>
          <w:between w:val="nil"/>
        </w:pBdr>
        <w:contextualSpacing/>
        <w:rPr>
          <w:i/>
          <w:color w:val="0000FF"/>
          <w:sz w:val="18"/>
          <w:szCs w:val="18"/>
        </w:rPr>
      </w:pPr>
      <w:r>
        <w:rPr>
          <w:rFonts w:ascii="Calibri" w:eastAsia="Calibri" w:hAnsi="Calibri" w:cs="Calibri"/>
          <w:color w:val="0000FF"/>
          <w:sz w:val="18"/>
          <w:szCs w:val="18"/>
        </w:rPr>
        <w:t xml:space="preserve">What are the 2-3 major accomplishments that your team has achieved so far? Mention the timeframe they were achieved in. </w:t>
      </w:r>
      <w:r>
        <w:rPr>
          <w:rFonts w:ascii="Calibri" w:eastAsia="Calibri" w:hAnsi="Calibri" w:cs="Calibri"/>
          <w:i/>
          <w:color w:val="0000FF"/>
          <w:sz w:val="18"/>
          <w:szCs w:val="18"/>
        </w:rPr>
        <w:t>(1-3 sentences)</w:t>
      </w:r>
    </w:p>
    <w:p w14:paraId="116F25C7" w14:textId="11DBDB09" w:rsidR="009D0E7E" w:rsidRPr="009D0E7E" w:rsidRDefault="0000721E" w:rsidP="00890B3A">
      <w:pPr>
        <w:numPr>
          <w:ilvl w:val="1"/>
          <w:numId w:val="9"/>
        </w:numPr>
        <w:pBdr>
          <w:top w:val="nil"/>
          <w:left w:val="nil"/>
          <w:bottom w:val="nil"/>
          <w:right w:val="nil"/>
          <w:between w:val="nil"/>
        </w:pBdr>
        <w:contextualSpacing/>
        <w:rPr>
          <w:i/>
          <w:color w:val="0000FF"/>
          <w:sz w:val="18"/>
          <w:szCs w:val="18"/>
        </w:rPr>
      </w:pPr>
      <w:r>
        <w:rPr>
          <w:iCs/>
          <w:sz w:val="18"/>
          <w:szCs w:val="18"/>
        </w:rPr>
        <w:t xml:space="preserve">6 </w:t>
      </w:r>
      <w:proofErr w:type="gramStart"/>
      <w:r>
        <w:rPr>
          <w:iCs/>
          <w:sz w:val="18"/>
          <w:szCs w:val="18"/>
        </w:rPr>
        <w:t xml:space="preserve">months </w:t>
      </w:r>
      <w:r w:rsidR="003F27E6">
        <w:rPr>
          <w:iCs/>
          <w:sz w:val="18"/>
          <w:szCs w:val="18"/>
        </w:rPr>
        <w:t xml:space="preserve"> –</w:t>
      </w:r>
      <w:proofErr w:type="gramEnd"/>
      <w:ins w:id="139" w:author="Leonard Sachs" w:date="2019-09-11T11:53:00Z">
        <w:r w:rsidR="00E23524">
          <w:rPr>
            <w:iCs/>
            <w:sz w:val="18"/>
            <w:szCs w:val="18"/>
          </w:rPr>
          <w:t xml:space="preserve"> </w:t>
        </w:r>
      </w:ins>
      <w:r w:rsidR="003F27E6">
        <w:rPr>
          <w:iCs/>
          <w:sz w:val="18"/>
          <w:szCs w:val="18"/>
        </w:rPr>
        <w:t>Designed</w:t>
      </w:r>
      <w:r>
        <w:rPr>
          <w:iCs/>
          <w:sz w:val="18"/>
          <w:szCs w:val="18"/>
        </w:rPr>
        <w:t>,</w:t>
      </w:r>
      <w:r w:rsidR="009D0E7E">
        <w:rPr>
          <w:iCs/>
          <w:sz w:val="18"/>
          <w:szCs w:val="18"/>
        </w:rPr>
        <w:t xml:space="preserve"> developed</w:t>
      </w:r>
      <w:r w:rsidR="0083010B">
        <w:rPr>
          <w:iCs/>
          <w:sz w:val="18"/>
          <w:szCs w:val="18"/>
        </w:rPr>
        <w:t xml:space="preserve">, </w:t>
      </w:r>
      <w:r>
        <w:rPr>
          <w:iCs/>
          <w:sz w:val="18"/>
          <w:szCs w:val="18"/>
        </w:rPr>
        <w:t xml:space="preserve">set up </w:t>
      </w:r>
      <w:r w:rsidR="0083010B">
        <w:rPr>
          <w:iCs/>
          <w:sz w:val="18"/>
          <w:szCs w:val="18"/>
        </w:rPr>
        <w:t>manufactur</w:t>
      </w:r>
      <w:r>
        <w:rPr>
          <w:iCs/>
          <w:sz w:val="18"/>
          <w:szCs w:val="18"/>
        </w:rPr>
        <w:t xml:space="preserve">ing </w:t>
      </w:r>
      <w:del w:id="140" w:author="Leonard Sachs" w:date="2019-09-11T11:53:00Z">
        <w:r w:rsidDel="00E23524">
          <w:rPr>
            <w:iCs/>
            <w:sz w:val="18"/>
            <w:szCs w:val="18"/>
          </w:rPr>
          <w:delText>over seas</w:delText>
        </w:r>
      </w:del>
      <w:ins w:id="141" w:author="Leonard Sachs" w:date="2019-09-11T11:53:00Z">
        <w:r w:rsidR="00E23524">
          <w:rPr>
            <w:iCs/>
            <w:sz w:val="18"/>
            <w:szCs w:val="18"/>
          </w:rPr>
          <w:t>overseas</w:t>
        </w:r>
      </w:ins>
      <w:r>
        <w:rPr>
          <w:iCs/>
          <w:sz w:val="18"/>
          <w:szCs w:val="18"/>
        </w:rPr>
        <w:t>.</w:t>
      </w:r>
    </w:p>
    <w:p w14:paraId="22B16794" w14:textId="10E47713" w:rsidR="00890B3A" w:rsidRPr="005C3570" w:rsidRDefault="009D0E7E" w:rsidP="00890B3A">
      <w:pPr>
        <w:numPr>
          <w:ilvl w:val="1"/>
          <w:numId w:val="9"/>
        </w:numPr>
        <w:pBdr>
          <w:top w:val="nil"/>
          <w:left w:val="nil"/>
          <w:bottom w:val="nil"/>
          <w:right w:val="nil"/>
          <w:between w:val="nil"/>
        </w:pBdr>
        <w:contextualSpacing/>
        <w:rPr>
          <w:i/>
          <w:color w:val="0000FF"/>
          <w:sz w:val="18"/>
          <w:szCs w:val="18"/>
        </w:rPr>
      </w:pPr>
      <w:r>
        <w:rPr>
          <w:iCs/>
          <w:sz w:val="18"/>
          <w:szCs w:val="18"/>
        </w:rPr>
        <w:t xml:space="preserve">1 </w:t>
      </w:r>
      <w:r w:rsidR="00FA4435">
        <w:rPr>
          <w:iCs/>
          <w:sz w:val="18"/>
          <w:szCs w:val="18"/>
        </w:rPr>
        <w:t xml:space="preserve">day [Recurring, testing] - </w:t>
      </w:r>
      <w:r w:rsidR="003F27E6">
        <w:rPr>
          <w:iCs/>
          <w:sz w:val="18"/>
          <w:szCs w:val="18"/>
        </w:rPr>
        <w:t xml:space="preserve"> </w:t>
      </w:r>
      <w:del w:id="142" w:author="Leonard Sachs" w:date="2019-09-11T11:53:00Z">
        <w:r w:rsidR="0000721E" w:rsidDel="00E23524">
          <w:rPr>
            <w:iCs/>
            <w:sz w:val="18"/>
            <w:szCs w:val="18"/>
          </w:rPr>
          <w:delText>Recevi</w:delText>
        </w:r>
        <w:r w:rsidR="003F27E6" w:rsidDel="00E23524">
          <w:rPr>
            <w:iCs/>
            <w:sz w:val="18"/>
            <w:szCs w:val="18"/>
          </w:rPr>
          <w:delText>ed</w:delText>
        </w:r>
      </w:del>
      <w:ins w:id="143" w:author="Leonard Sachs" w:date="2019-09-11T11:53:00Z">
        <w:r w:rsidR="00E23524">
          <w:rPr>
            <w:iCs/>
            <w:sz w:val="18"/>
            <w:szCs w:val="18"/>
          </w:rPr>
          <w:t>Received</w:t>
        </w:r>
      </w:ins>
      <w:r w:rsidR="003F27E6">
        <w:rPr>
          <w:iCs/>
          <w:sz w:val="18"/>
          <w:szCs w:val="18"/>
        </w:rPr>
        <w:t xml:space="preserve"> buy-in from our target market for product </w:t>
      </w:r>
      <w:r w:rsidR="0000721E">
        <w:rPr>
          <w:iCs/>
          <w:sz w:val="18"/>
          <w:szCs w:val="18"/>
        </w:rPr>
        <w:t>design and business model is worth pursuing.</w:t>
      </w:r>
    </w:p>
    <w:p w14:paraId="61DACBC9" w14:textId="07634C34" w:rsidR="005C3570" w:rsidRPr="00FC6292" w:rsidRDefault="008163FE" w:rsidP="00890B3A">
      <w:pPr>
        <w:numPr>
          <w:ilvl w:val="1"/>
          <w:numId w:val="9"/>
        </w:numPr>
        <w:pBdr>
          <w:top w:val="nil"/>
          <w:left w:val="nil"/>
          <w:bottom w:val="nil"/>
          <w:right w:val="nil"/>
          <w:between w:val="nil"/>
        </w:pBdr>
        <w:contextualSpacing/>
        <w:rPr>
          <w:i/>
          <w:color w:val="0000FF"/>
          <w:sz w:val="18"/>
          <w:szCs w:val="18"/>
        </w:rPr>
      </w:pPr>
      <w:r>
        <w:rPr>
          <w:iCs/>
          <w:sz w:val="18"/>
          <w:szCs w:val="18"/>
        </w:rPr>
        <w:t xml:space="preserve">Set up, royalty agreement contract, charity donation contracts, </w:t>
      </w:r>
      <w:r w:rsidR="00FC6292">
        <w:rPr>
          <w:iCs/>
          <w:sz w:val="18"/>
          <w:szCs w:val="18"/>
        </w:rPr>
        <w:t>b</w:t>
      </w:r>
      <w:r w:rsidR="00EE4950">
        <w:rPr>
          <w:iCs/>
          <w:sz w:val="18"/>
          <w:szCs w:val="18"/>
        </w:rPr>
        <w:t>uilt E-commerce</w:t>
      </w:r>
      <w:r>
        <w:rPr>
          <w:iCs/>
          <w:sz w:val="18"/>
          <w:szCs w:val="18"/>
        </w:rPr>
        <w:t xml:space="preserve"> and received</w:t>
      </w:r>
      <w:r w:rsidR="00FC6292">
        <w:rPr>
          <w:iCs/>
          <w:sz w:val="18"/>
          <w:szCs w:val="18"/>
        </w:rPr>
        <w:t xml:space="preserve"> consumer and bulk wholesale purchase orders</w:t>
      </w:r>
    </w:p>
    <w:p w14:paraId="076F2BC1" w14:textId="27B8BFAA" w:rsidR="00FC6292" w:rsidRPr="000D3230" w:rsidRDefault="00FC6292" w:rsidP="000D3230">
      <w:pPr>
        <w:numPr>
          <w:ilvl w:val="1"/>
          <w:numId w:val="9"/>
        </w:numPr>
        <w:pBdr>
          <w:top w:val="nil"/>
          <w:left w:val="nil"/>
          <w:bottom w:val="nil"/>
          <w:right w:val="nil"/>
          <w:between w:val="nil"/>
        </w:pBdr>
        <w:contextualSpacing/>
        <w:rPr>
          <w:i/>
          <w:color w:val="0000FF"/>
          <w:sz w:val="18"/>
          <w:szCs w:val="18"/>
        </w:rPr>
      </w:pPr>
      <w:r>
        <w:rPr>
          <w:iCs/>
          <w:sz w:val="18"/>
          <w:szCs w:val="18"/>
        </w:rPr>
        <w:t xml:space="preserve">Partnered with DanceSafe the largest 501c3 organization in the electronic and night life music industry in </w:t>
      </w:r>
      <w:ins w:id="144" w:author="Leonard Sachs" w:date="2019-09-11T11:53:00Z">
        <w:r w:rsidR="00E23524">
          <w:rPr>
            <w:iCs/>
            <w:sz w:val="18"/>
            <w:szCs w:val="18"/>
          </w:rPr>
          <w:t>N</w:t>
        </w:r>
      </w:ins>
      <w:del w:id="145" w:author="Leonard Sachs" w:date="2019-09-11T11:53:00Z">
        <w:r w:rsidDel="00E23524">
          <w:rPr>
            <w:iCs/>
            <w:sz w:val="18"/>
            <w:szCs w:val="18"/>
          </w:rPr>
          <w:delText>n</w:delText>
        </w:r>
      </w:del>
      <w:r>
        <w:rPr>
          <w:iCs/>
          <w:sz w:val="18"/>
          <w:szCs w:val="18"/>
        </w:rPr>
        <w:t>orth America</w:t>
      </w:r>
    </w:p>
    <w:p w14:paraId="08AEEB3A" w14:textId="09073233" w:rsidR="00B75F73" w:rsidRPr="00AC71A8" w:rsidRDefault="00641616">
      <w:pPr>
        <w:numPr>
          <w:ilvl w:val="0"/>
          <w:numId w:val="9"/>
        </w:numPr>
        <w:pBdr>
          <w:top w:val="nil"/>
          <w:left w:val="nil"/>
          <w:bottom w:val="nil"/>
          <w:right w:val="nil"/>
          <w:between w:val="nil"/>
        </w:pBdr>
        <w:contextualSpacing/>
        <w:rPr>
          <w:color w:val="0000FF"/>
          <w:sz w:val="18"/>
          <w:szCs w:val="18"/>
        </w:rPr>
      </w:pPr>
      <w:r>
        <w:rPr>
          <w:rFonts w:ascii="Calibri" w:eastAsia="Calibri" w:hAnsi="Calibri" w:cs="Calibri"/>
          <w:i/>
          <w:color w:val="0000FF"/>
          <w:sz w:val="18"/>
          <w:szCs w:val="18"/>
        </w:rPr>
        <w:t>(Optional)</w:t>
      </w:r>
      <w:r>
        <w:rPr>
          <w:rFonts w:ascii="Calibri" w:eastAsia="Calibri" w:hAnsi="Calibri" w:cs="Calibri"/>
          <w:color w:val="0000FF"/>
          <w:sz w:val="18"/>
          <w:szCs w:val="18"/>
        </w:rPr>
        <w:t xml:space="preserve"> If you or member(s) of your team have an exceptionally impressive background or are well networked within your industry, discuss how it will help your company succeed. </w:t>
      </w:r>
      <w:r>
        <w:rPr>
          <w:rFonts w:ascii="Calibri" w:eastAsia="Calibri" w:hAnsi="Calibri" w:cs="Calibri"/>
          <w:i/>
          <w:color w:val="0000FF"/>
          <w:sz w:val="18"/>
          <w:szCs w:val="18"/>
        </w:rPr>
        <w:t>(1-2 sentences)</w:t>
      </w:r>
    </w:p>
    <w:p w14:paraId="741D788F" w14:textId="2C5ADBAE" w:rsidR="00AC71A8" w:rsidRPr="0037756A" w:rsidRDefault="00AC71A8" w:rsidP="00AC71A8">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Ross Lewis – Tour Manager</w:t>
      </w:r>
      <w:r w:rsidR="005B7600">
        <w:rPr>
          <w:rFonts w:ascii="Calibri" w:eastAsia="Calibri" w:hAnsi="Calibri" w:cs="Calibri"/>
          <w:iCs/>
          <w:sz w:val="18"/>
          <w:szCs w:val="18"/>
        </w:rPr>
        <w:t xml:space="preserve"> of</w:t>
      </w:r>
      <w:r>
        <w:rPr>
          <w:rFonts w:ascii="Calibri" w:eastAsia="Calibri" w:hAnsi="Calibri" w:cs="Calibri"/>
          <w:iCs/>
          <w:sz w:val="18"/>
          <w:szCs w:val="18"/>
        </w:rPr>
        <w:t xml:space="preserve"> James Bay </w:t>
      </w:r>
      <w:r w:rsidR="005B7600">
        <w:rPr>
          <w:rFonts w:ascii="Calibri" w:eastAsia="Calibri" w:hAnsi="Calibri" w:cs="Calibri"/>
          <w:iCs/>
          <w:sz w:val="18"/>
          <w:szCs w:val="18"/>
        </w:rPr>
        <w:t>setting us up with the</w:t>
      </w:r>
      <w:r>
        <w:rPr>
          <w:rFonts w:ascii="Calibri" w:eastAsia="Calibri" w:hAnsi="Calibri" w:cs="Calibri"/>
          <w:iCs/>
          <w:sz w:val="18"/>
          <w:szCs w:val="18"/>
        </w:rPr>
        <w:t xml:space="preserve"> CEO of </w:t>
      </w:r>
      <w:hyperlink r:id="rId13" w:history="1">
        <w:r w:rsidRPr="00E60262">
          <w:rPr>
            <w:rStyle w:val="Hyperlink"/>
            <w:rFonts w:ascii="Calibri" w:eastAsia="Calibri" w:hAnsi="Calibri" w:cs="Calibri"/>
            <w:iCs/>
            <w:sz w:val="18"/>
            <w:szCs w:val="18"/>
          </w:rPr>
          <w:t>AIF (Associate of Independent Festivals)</w:t>
        </w:r>
      </w:hyperlink>
      <w:r>
        <w:rPr>
          <w:rFonts w:ascii="Calibri" w:eastAsia="Calibri" w:hAnsi="Calibri" w:cs="Calibri"/>
          <w:iCs/>
          <w:sz w:val="18"/>
          <w:szCs w:val="18"/>
        </w:rPr>
        <w:t xml:space="preserve"> </w:t>
      </w:r>
      <w:r w:rsidR="005B7600">
        <w:rPr>
          <w:rFonts w:ascii="Calibri" w:eastAsia="Calibri" w:hAnsi="Calibri" w:cs="Calibri"/>
          <w:iCs/>
          <w:sz w:val="18"/>
          <w:szCs w:val="18"/>
        </w:rPr>
        <w:t>Paul Reed</w:t>
      </w:r>
    </w:p>
    <w:p w14:paraId="34AA6A11" w14:textId="41715519" w:rsidR="0037756A" w:rsidRPr="005B7600" w:rsidRDefault="009F7C8C" w:rsidP="00AC71A8">
      <w:pPr>
        <w:numPr>
          <w:ilvl w:val="1"/>
          <w:numId w:val="9"/>
        </w:numPr>
        <w:pBdr>
          <w:top w:val="nil"/>
          <w:left w:val="nil"/>
          <w:bottom w:val="nil"/>
          <w:right w:val="nil"/>
          <w:between w:val="nil"/>
        </w:pBdr>
        <w:contextualSpacing/>
        <w:rPr>
          <w:color w:val="0000FF"/>
          <w:sz w:val="18"/>
          <w:szCs w:val="18"/>
        </w:rPr>
      </w:pPr>
      <w:hyperlink r:id="rId14" w:history="1">
        <w:r w:rsidR="0037756A" w:rsidRPr="005C3820">
          <w:rPr>
            <w:rStyle w:val="Hyperlink"/>
            <w:rFonts w:ascii="Calibri" w:eastAsia="Calibri" w:hAnsi="Calibri" w:cs="Calibri"/>
            <w:iCs/>
            <w:sz w:val="18"/>
            <w:szCs w:val="18"/>
          </w:rPr>
          <w:t>Ry Boelst</w:t>
        </w:r>
        <w:r w:rsidR="000151A9" w:rsidRPr="005C3820">
          <w:rPr>
            <w:rStyle w:val="Hyperlink"/>
            <w:rFonts w:ascii="Calibri" w:eastAsia="Calibri" w:hAnsi="Calibri" w:cs="Calibri"/>
            <w:iCs/>
            <w:sz w:val="18"/>
            <w:szCs w:val="18"/>
          </w:rPr>
          <w:t>l</w:t>
        </w:r>
        <w:r w:rsidR="0037756A" w:rsidRPr="005C3820">
          <w:rPr>
            <w:rStyle w:val="Hyperlink"/>
            <w:rFonts w:ascii="Calibri" w:eastAsia="Calibri" w:hAnsi="Calibri" w:cs="Calibri"/>
            <w:iCs/>
            <w:sz w:val="18"/>
            <w:szCs w:val="18"/>
          </w:rPr>
          <w:t>er</w:t>
        </w:r>
      </w:hyperlink>
      <w:r w:rsidR="0037756A">
        <w:rPr>
          <w:rFonts w:ascii="Calibri" w:eastAsia="Calibri" w:hAnsi="Calibri" w:cs="Calibri"/>
          <w:iCs/>
          <w:sz w:val="18"/>
          <w:szCs w:val="18"/>
        </w:rPr>
        <w:t xml:space="preserve"> </w:t>
      </w:r>
      <w:r w:rsidR="000470AB">
        <w:rPr>
          <w:rFonts w:ascii="Calibri" w:eastAsia="Calibri" w:hAnsi="Calibri" w:cs="Calibri"/>
          <w:iCs/>
          <w:sz w:val="18"/>
          <w:szCs w:val="18"/>
        </w:rPr>
        <w:t>–</w:t>
      </w:r>
      <w:r w:rsidR="001776A0">
        <w:rPr>
          <w:rFonts w:ascii="Calibri" w:eastAsia="Calibri" w:hAnsi="Calibri" w:cs="Calibri"/>
          <w:iCs/>
          <w:sz w:val="18"/>
          <w:szCs w:val="18"/>
        </w:rPr>
        <w:t xml:space="preserve"> </w:t>
      </w:r>
      <w:r w:rsidR="000470AB">
        <w:rPr>
          <w:rFonts w:ascii="Calibri" w:eastAsia="Calibri" w:hAnsi="Calibri" w:cs="Calibri"/>
          <w:iCs/>
          <w:sz w:val="18"/>
          <w:szCs w:val="18"/>
        </w:rPr>
        <w:t xml:space="preserve">Record Label Marketing Director, studio manager, tour manager, and Head of Music for </w:t>
      </w:r>
      <w:proofErr w:type="spellStart"/>
      <w:r w:rsidR="000470AB">
        <w:rPr>
          <w:rFonts w:ascii="Calibri" w:eastAsia="Calibri" w:hAnsi="Calibri" w:cs="Calibri"/>
          <w:iCs/>
          <w:sz w:val="18"/>
          <w:szCs w:val="18"/>
        </w:rPr>
        <w:t>BroadbandTV</w:t>
      </w:r>
      <w:proofErr w:type="spellEnd"/>
      <w:r w:rsidR="000470AB">
        <w:rPr>
          <w:rFonts w:ascii="Calibri" w:eastAsia="Calibri" w:hAnsi="Calibri" w:cs="Calibri"/>
          <w:iCs/>
          <w:sz w:val="18"/>
          <w:szCs w:val="18"/>
        </w:rPr>
        <w:t xml:space="preserve"> where he developed </w:t>
      </w:r>
      <w:r w:rsidR="0022366C">
        <w:rPr>
          <w:rFonts w:ascii="Calibri" w:eastAsia="Calibri" w:hAnsi="Calibri" w:cs="Calibri"/>
          <w:iCs/>
          <w:sz w:val="18"/>
          <w:szCs w:val="18"/>
        </w:rPr>
        <w:t>the largest music services and right management arm in the MCN market.</w:t>
      </w:r>
    </w:p>
    <w:p w14:paraId="5CFBD7BF" w14:textId="2B513809" w:rsidR="005B7600" w:rsidRPr="00B52B67" w:rsidRDefault="005B7600" w:rsidP="00AC71A8">
      <w:pPr>
        <w:numPr>
          <w:ilvl w:val="1"/>
          <w:numId w:val="9"/>
        </w:numPr>
        <w:pBdr>
          <w:top w:val="nil"/>
          <w:left w:val="nil"/>
          <w:bottom w:val="nil"/>
          <w:right w:val="nil"/>
          <w:between w:val="nil"/>
        </w:pBdr>
        <w:contextualSpacing/>
        <w:rPr>
          <w:color w:val="0000FF"/>
          <w:sz w:val="18"/>
          <w:szCs w:val="18"/>
        </w:rPr>
      </w:pPr>
      <w:commentRangeStart w:id="146"/>
      <w:r>
        <w:rPr>
          <w:rFonts w:ascii="Calibri" w:eastAsia="Calibri" w:hAnsi="Calibri" w:cs="Calibri"/>
          <w:iCs/>
          <w:sz w:val="18"/>
          <w:szCs w:val="18"/>
        </w:rPr>
        <w:t xml:space="preserve">Jeff Harness – IMG Executive &amp; Agent for Sports </w:t>
      </w:r>
      <w:commentRangeEnd w:id="146"/>
      <w:r w:rsidR="00E23524">
        <w:rPr>
          <w:rStyle w:val="CommentReference"/>
        </w:rPr>
        <w:commentReference w:id="146"/>
      </w:r>
    </w:p>
    <w:p w14:paraId="65DF79B9" w14:textId="082D9BC8" w:rsidR="00B52B67" w:rsidRPr="00A6561D" w:rsidRDefault="00B52B67" w:rsidP="00AC71A8">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 xml:space="preserve">Kristin </w:t>
      </w:r>
      <w:proofErr w:type="spellStart"/>
      <w:r>
        <w:rPr>
          <w:rFonts w:ascii="Calibri" w:eastAsia="Calibri" w:hAnsi="Calibri" w:cs="Calibri"/>
          <w:iCs/>
          <w:sz w:val="18"/>
          <w:szCs w:val="18"/>
        </w:rPr>
        <w:t>Karas</w:t>
      </w:r>
      <w:proofErr w:type="spellEnd"/>
      <w:r>
        <w:rPr>
          <w:rFonts w:ascii="Calibri" w:eastAsia="Calibri" w:hAnsi="Calibri" w:cs="Calibri"/>
          <w:iCs/>
          <w:sz w:val="18"/>
          <w:szCs w:val="18"/>
        </w:rPr>
        <w:t xml:space="preserve"> – </w:t>
      </w:r>
      <w:r w:rsidR="00972F7F">
        <w:rPr>
          <w:rFonts w:ascii="Calibri" w:eastAsia="Calibri" w:hAnsi="Calibri" w:cs="Calibri"/>
          <w:iCs/>
          <w:sz w:val="18"/>
          <w:szCs w:val="18"/>
        </w:rPr>
        <w:t xml:space="preserve">DanceSafe organization </w:t>
      </w:r>
      <w:r w:rsidR="00A605DF">
        <w:rPr>
          <w:rFonts w:ascii="Calibri" w:eastAsia="Calibri" w:hAnsi="Calibri" w:cs="Calibri"/>
          <w:iCs/>
          <w:sz w:val="18"/>
          <w:szCs w:val="18"/>
        </w:rPr>
        <w:t xml:space="preserve">Charity, Music Festivals, System &amp; process implementation  </w:t>
      </w:r>
    </w:p>
    <w:p w14:paraId="1B561C6D" w14:textId="5D051290" w:rsidR="003140F6" w:rsidRPr="00D3614C" w:rsidRDefault="00FD61F0" w:rsidP="003140F6">
      <w:pPr>
        <w:numPr>
          <w:ilvl w:val="1"/>
          <w:numId w:val="9"/>
        </w:numPr>
        <w:pBdr>
          <w:top w:val="nil"/>
          <w:left w:val="nil"/>
          <w:bottom w:val="nil"/>
          <w:right w:val="nil"/>
          <w:between w:val="nil"/>
        </w:pBdr>
        <w:contextualSpacing/>
        <w:rPr>
          <w:color w:val="0000FF"/>
          <w:sz w:val="18"/>
          <w:szCs w:val="18"/>
        </w:rPr>
      </w:pPr>
      <w:r>
        <w:rPr>
          <w:rFonts w:ascii="Calibri" w:eastAsia="Calibri" w:hAnsi="Calibri" w:cs="Calibri"/>
          <w:iCs/>
          <w:sz w:val="18"/>
          <w:szCs w:val="18"/>
        </w:rPr>
        <w:t xml:space="preserve">Randy Redmer </w:t>
      </w:r>
      <w:r w:rsidR="003140F6">
        <w:rPr>
          <w:rFonts w:ascii="Calibri" w:eastAsia="Calibri" w:hAnsi="Calibri" w:cs="Calibri"/>
          <w:iCs/>
          <w:sz w:val="18"/>
          <w:szCs w:val="18"/>
        </w:rPr>
        <w:t>–</w:t>
      </w:r>
      <w:r>
        <w:rPr>
          <w:rFonts w:ascii="Calibri" w:eastAsia="Calibri" w:hAnsi="Calibri" w:cs="Calibri"/>
          <w:iCs/>
          <w:sz w:val="18"/>
          <w:szCs w:val="18"/>
        </w:rPr>
        <w:t xml:space="preserve"> </w:t>
      </w:r>
      <w:r w:rsidR="003140F6">
        <w:rPr>
          <w:rFonts w:ascii="Calibri" w:eastAsia="Calibri" w:hAnsi="Calibri" w:cs="Calibri"/>
          <w:iCs/>
          <w:sz w:val="18"/>
          <w:szCs w:val="18"/>
        </w:rPr>
        <w:t>Water Purification, oxygen</w:t>
      </w:r>
      <w:r w:rsidR="00374F00">
        <w:rPr>
          <w:rFonts w:ascii="Calibri" w:eastAsia="Calibri" w:hAnsi="Calibri" w:cs="Calibri"/>
          <w:iCs/>
          <w:sz w:val="18"/>
          <w:szCs w:val="18"/>
        </w:rPr>
        <w:t xml:space="preserve"> - Water</w:t>
      </w:r>
      <w:r w:rsidR="003140F6">
        <w:rPr>
          <w:rFonts w:ascii="Calibri" w:eastAsia="Calibri" w:hAnsi="Calibri" w:cs="Calibri"/>
          <w:iCs/>
          <w:sz w:val="18"/>
          <w:szCs w:val="18"/>
        </w:rPr>
        <w:t xml:space="preserve"> Patent</w:t>
      </w:r>
    </w:p>
    <w:p w14:paraId="26A5FCE0" w14:textId="45658A7D" w:rsidR="00D3614C" w:rsidRPr="00543F12" w:rsidRDefault="00D3614C" w:rsidP="003140F6">
      <w:pPr>
        <w:numPr>
          <w:ilvl w:val="1"/>
          <w:numId w:val="9"/>
        </w:numPr>
        <w:pBdr>
          <w:top w:val="nil"/>
          <w:left w:val="nil"/>
          <w:bottom w:val="nil"/>
          <w:right w:val="nil"/>
          <w:between w:val="nil"/>
        </w:pBdr>
        <w:contextualSpacing/>
        <w:rPr>
          <w:color w:val="0000FF"/>
          <w:sz w:val="18"/>
          <w:szCs w:val="18"/>
        </w:rPr>
      </w:pPr>
      <w:r w:rsidRPr="003F27E6">
        <w:rPr>
          <w:rFonts w:ascii="Calibri" w:eastAsia="Calibri" w:hAnsi="Calibri" w:cs="Calibri"/>
          <w:iCs/>
          <w:color w:val="FF0000"/>
          <w:sz w:val="18"/>
          <w:szCs w:val="18"/>
        </w:rPr>
        <w:t xml:space="preserve">Eli Dayton – Local music </w:t>
      </w:r>
      <w:r w:rsidR="00150626" w:rsidRPr="003F27E6">
        <w:rPr>
          <w:rFonts w:ascii="Calibri" w:eastAsia="Calibri" w:hAnsi="Calibri" w:cs="Calibri"/>
          <w:iCs/>
          <w:color w:val="FF0000"/>
          <w:sz w:val="18"/>
          <w:szCs w:val="18"/>
        </w:rPr>
        <w:t xml:space="preserve">scene &amp; manufacturing &amp; prototyping expert. </w:t>
      </w:r>
    </w:p>
    <w:p w14:paraId="637EA736" w14:textId="5CE94C05" w:rsidR="00543F12" w:rsidRPr="003F27E6" w:rsidRDefault="00543F12" w:rsidP="003140F6">
      <w:pPr>
        <w:numPr>
          <w:ilvl w:val="1"/>
          <w:numId w:val="9"/>
        </w:numPr>
        <w:pBdr>
          <w:top w:val="nil"/>
          <w:left w:val="nil"/>
          <w:bottom w:val="nil"/>
          <w:right w:val="nil"/>
          <w:between w:val="nil"/>
        </w:pBdr>
        <w:contextualSpacing/>
        <w:rPr>
          <w:color w:val="FF0000"/>
          <w:sz w:val="18"/>
          <w:szCs w:val="18"/>
        </w:rPr>
      </w:pPr>
      <w:r w:rsidRPr="003F27E6">
        <w:rPr>
          <w:rFonts w:ascii="Calibri" w:eastAsia="Calibri" w:hAnsi="Calibri" w:cs="Calibri"/>
          <w:iCs/>
          <w:color w:val="FF0000"/>
          <w:sz w:val="18"/>
          <w:szCs w:val="18"/>
        </w:rPr>
        <w:t xml:space="preserve">Leonard Sachs </w:t>
      </w:r>
      <w:r w:rsidR="003F27E6" w:rsidRPr="003F27E6">
        <w:rPr>
          <w:rFonts w:ascii="Calibri" w:eastAsia="Calibri" w:hAnsi="Calibri" w:cs="Calibri"/>
          <w:iCs/>
          <w:color w:val="FF0000"/>
          <w:sz w:val="18"/>
          <w:szCs w:val="18"/>
        </w:rPr>
        <w:t>–</w:t>
      </w:r>
      <w:r w:rsidRPr="003F27E6">
        <w:rPr>
          <w:rFonts w:ascii="Calibri" w:eastAsia="Calibri" w:hAnsi="Calibri" w:cs="Calibri"/>
          <w:iCs/>
          <w:color w:val="FF0000"/>
          <w:sz w:val="18"/>
          <w:szCs w:val="18"/>
        </w:rPr>
        <w:t xml:space="preserve"> </w:t>
      </w:r>
      <w:del w:id="148" w:author="Leonard Sachs" w:date="2019-09-11T11:54:00Z">
        <w:r w:rsidR="003F27E6" w:rsidRPr="003F27E6" w:rsidDel="00E23524">
          <w:rPr>
            <w:rFonts w:ascii="Calibri" w:eastAsia="Calibri" w:hAnsi="Calibri" w:cs="Calibri"/>
            <w:iCs/>
            <w:color w:val="FF0000"/>
            <w:sz w:val="18"/>
            <w:szCs w:val="18"/>
          </w:rPr>
          <w:delText>[Please fill in your expertise]</w:delText>
        </w:r>
      </w:del>
      <w:ins w:id="149" w:author="Leonard Sachs" w:date="2019-09-11T11:54:00Z">
        <w:r w:rsidR="00E23524">
          <w:rPr>
            <w:rFonts w:ascii="Calibri" w:eastAsia="Calibri" w:hAnsi="Calibri" w:cs="Calibri"/>
            <w:iCs/>
            <w:color w:val="FF0000"/>
            <w:sz w:val="18"/>
            <w:szCs w:val="18"/>
          </w:rPr>
          <w:t>Seasoned entrepreneur with over 25 years of starting</w:t>
        </w:r>
      </w:ins>
      <w:ins w:id="150" w:author="Leonard Sachs" w:date="2019-09-11T11:55:00Z">
        <w:r w:rsidR="00E23524">
          <w:rPr>
            <w:rFonts w:ascii="Calibri" w:eastAsia="Calibri" w:hAnsi="Calibri" w:cs="Calibri"/>
            <w:iCs/>
            <w:color w:val="FF0000"/>
            <w:sz w:val="18"/>
            <w:szCs w:val="18"/>
          </w:rPr>
          <w:t xml:space="preserve"> and </w:t>
        </w:r>
      </w:ins>
      <w:ins w:id="151" w:author="Leonard Sachs" w:date="2019-09-11T11:54:00Z">
        <w:r w:rsidR="00E23524">
          <w:rPr>
            <w:rFonts w:ascii="Calibri" w:eastAsia="Calibri" w:hAnsi="Calibri" w:cs="Calibri"/>
            <w:iCs/>
            <w:color w:val="FF0000"/>
            <w:sz w:val="18"/>
            <w:szCs w:val="18"/>
          </w:rPr>
          <w:t xml:space="preserve">operating </w:t>
        </w:r>
      </w:ins>
      <w:ins w:id="152" w:author="Leonard Sachs" w:date="2019-09-11T11:55:00Z">
        <w:r w:rsidR="00E23524">
          <w:rPr>
            <w:rFonts w:ascii="Calibri" w:eastAsia="Calibri" w:hAnsi="Calibri" w:cs="Calibri"/>
            <w:iCs/>
            <w:color w:val="FF0000"/>
            <w:sz w:val="18"/>
            <w:szCs w:val="18"/>
          </w:rPr>
          <w:t>businesses including capital raise and exit.  Currently, COO of Blue Newt Software Technologies, LLC.</w:t>
        </w:r>
      </w:ins>
    </w:p>
    <w:p w14:paraId="3982C2DF" w14:textId="77777777" w:rsidR="00B75F73" w:rsidRDefault="00B75F73">
      <w:pPr>
        <w:pBdr>
          <w:top w:val="nil"/>
          <w:left w:val="nil"/>
          <w:bottom w:val="nil"/>
          <w:right w:val="nil"/>
          <w:between w:val="nil"/>
        </w:pBdr>
        <w:rPr>
          <w:rFonts w:ascii="Calibri" w:eastAsia="Calibri" w:hAnsi="Calibri" w:cs="Calibri"/>
          <w:b/>
          <w:sz w:val="18"/>
          <w:szCs w:val="18"/>
        </w:rPr>
      </w:pPr>
    </w:p>
    <w:p w14:paraId="687AC4B1" w14:textId="77777777" w:rsidR="00B75F73" w:rsidRDefault="00641616">
      <w:pPr>
        <w:pStyle w:val="Heading1"/>
        <w:pBdr>
          <w:top w:val="nil"/>
          <w:left w:val="nil"/>
          <w:bottom w:val="nil"/>
          <w:right w:val="nil"/>
          <w:between w:val="nil"/>
        </w:pBdr>
        <w:rPr>
          <w:color w:val="0000FF"/>
        </w:rPr>
      </w:pPr>
      <w:bookmarkStart w:id="153" w:name="_gwxyljc9pneb" w:colFirst="0" w:colLast="0"/>
      <w:bookmarkEnd w:id="153"/>
      <w:r>
        <w:rPr>
          <w:color w:val="0000FF"/>
        </w:rPr>
        <w:t xml:space="preserve">Marketplace </w:t>
      </w:r>
    </w:p>
    <w:p w14:paraId="48D8B8C8"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sz w:val="18"/>
          <w:szCs w:val="18"/>
        </w:rPr>
        <w:t xml:space="preserve">The goal of this section is to demonstrate you have a deep understanding of your customer, market, and industry. </w:t>
      </w:r>
    </w:p>
    <w:p w14:paraId="4C9BB5AC" w14:textId="4DF4BDEC" w:rsidR="00B75F73" w:rsidRPr="000D644B" w:rsidRDefault="00641616">
      <w:pPr>
        <w:numPr>
          <w:ilvl w:val="0"/>
          <w:numId w:val="2"/>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What is your </w:t>
      </w:r>
      <w:r>
        <w:rPr>
          <w:rFonts w:ascii="Calibri" w:eastAsia="Calibri" w:hAnsi="Calibri" w:cs="Calibri"/>
          <w:i/>
          <w:color w:val="0000FF"/>
          <w:sz w:val="18"/>
          <w:szCs w:val="18"/>
        </w:rPr>
        <w:t>beachhead market &amp; size*</w:t>
      </w:r>
      <w:r>
        <w:rPr>
          <w:rFonts w:ascii="Calibri" w:eastAsia="Calibri" w:hAnsi="Calibri" w:cs="Calibri"/>
          <w:color w:val="0000FF"/>
          <w:sz w:val="18"/>
          <w:szCs w:val="18"/>
        </w:rPr>
        <w:t xml:space="preserve">? </w:t>
      </w:r>
      <w:r>
        <w:rPr>
          <w:rFonts w:ascii="Calibri" w:eastAsia="Calibri" w:hAnsi="Calibri" w:cs="Calibri"/>
          <w:i/>
          <w:color w:val="0000FF"/>
          <w:sz w:val="18"/>
          <w:szCs w:val="18"/>
        </w:rPr>
        <w:t>(Google “beachhead market” if you are not familiar with the term)</w:t>
      </w:r>
    </w:p>
    <w:p w14:paraId="4126E645" w14:textId="1E560915" w:rsidR="000D644B" w:rsidRPr="008D143F" w:rsidRDefault="000D644B" w:rsidP="000D644B">
      <w:pPr>
        <w:numPr>
          <w:ilvl w:val="1"/>
          <w:numId w:val="2"/>
        </w:numPr>
        <w:pBdr>
          <w:top w:val="nil"/>
          <w:left w:val="nil"/>
          <w:bottom w:val="nil"/>
          <w:right w:val="nil"/>
          <w:between w:val="nil"/>
        </w:pBdr>
        <w:contextualSpacing/>
        <w:rPr>
          <w:color w:val="0000FF"/>
          <w:sz w:val="18"/>
          <w:szCs w:val="18"/>
        </w:rPr>
      </w:pPr>
      <w:commentRangeStart w:id="154"/>
      <w:r>
        <w:rPr>
          <w:rFonts w:ascii="Calibri" w:eastAsia="Calibri" w:hAnsi="Calibri" w:cs="Calibri"/>
          <w:sz w:val="18"/>
          <w:szCs w:val="18"/>
        </w:rPr>
        <w:t>Music Festivals, events, artists, charities.</w:t>
      </w:r>
      <w:ins w:id="155" w:author="Leonard Sachs" w:date="2019-09-11T11:56:00Z">
        <w:r w:rsidR="003A07C9">
          <w:rPr>
            <w:rFonts w:ascii="Calibri" w:eastAsia="Calibri" w:hAnsi="Calibri" w:cs="Calibri"/>
            <w:sz w:val="18"/>
            <w:szCs w:val="18"/>
          </w:rPr>
          <w:t xml:space="preserve"> </w:t>
        </w:r>
      </w:ins>
      <w:commentRangeEnd w:id="154"/>
      <w:ins w:id="156" w:author="Leonard Sachs" w:date="2019-09-11T11:57:00Z">
        <w:r w:rsidR="003A07C9">
          <w:rPr>
            <w:rStyle w:val="CommentReference"/>
          </w:rPr>
          <w:commentReference w:id="154"/>
        </w:r>
      </w:ins>
    </w:p>
    <w:p w14:paraId="08F6CDA6" w14:textId="7C4AA518" w:rsidR="0039339B" w:rsidRDefault="009F7C8C" w:rsidP="002B2735">
      <w:pPr>
        <w:numPr>
          <w:ilvl w:val="1"/>
          <w:numId w:val="2"/>
        </w:numPr>
        <w:pBdr>
          <w:top w:val="nil"/>
          <w:left w:val="nil"/>
          <w:bottom w:val="nil"/>
          <w:right w:val="nil"/>
          <w:between w:val="nil"/>
        </w:pBdr>
        <w:contextualSpacing/>
        <w:rPr>
          <w:sz w:val="18"/>
          <w:szCs w:val="18"/>
        </w:rPr>
      </w:pPr>
      <w:hyperlink r:id="rId15" w:history="1">
        <w:r w:rsidR="008D143F" w:rsidRPr="00123B32">
          <w:rPr>
            <w:rStyle w:val="Hyperlink"/>
            <w:sz w:val="18"/>
            <w:szCs w:val="18"/>
          </w:rPr>
          <w:t>Nielsen Music</w:t>
        </w:r>
      </w:hyperlink>
      <w:r w:rsidR="008D143F" w:rsidRPr="008D143F">
        <w:rPr>
          <w:sz w:val="18"/>
          <w:szCs w:val="18"/>
        </w:rPr>
        <w:t xml:space="preserve"> released its 2018 Music 360 Report focusing on the live music business this morning (Nov. 15), which shows that 52 percent of the U.S. population attends some sort of live music event each year</w:t>
      </w:r>
      <w:r w:rsidR="0039339B">
        <w:rPr>
          <w:sz w:val="18"/>
          <w:szCs w:val="18"/>
        </w:rPr>
        <w:t>.</w:t>
      </w:r>
    </w:p>
    <w:p w14:paraId="56AC77F0" w14:textId="38BFE48C" w:rsidR="00E17526" w:rsidRDefault="00075AD2" w:rsidP="002B2735">
      <w:pPr>
        <w:numPr>
          <w:ilvl w:val="1"/>
          <w:numId w:val="2"/>
        </w:numPr>
        <w:pBdr>
          <w:top w:val="nil"/>
          <w:left w:val="nil"/>
          <w:bottom w:val="nil"/>
          <w:right w:val="nil"/>
          <w:between w:val="nil"/>
        </w:pBdr>
        <w:contextualSpacing/>
        <w:rPr>
          <w:sz w:val="18"/>
          <w:szCs w:val="18"/>
        </w:rPr>
      </w:pPr>
      <w:r>
        <w:rPr>
          <w:sz w:val="18"/>
          <w:szCs w:val="18"/>
        </w:rPr>
        <w:t xml:space="preserve">2021 Global </w:t>
      </w:r>
      <w:r w:rsidR="00CE1500">
        <w:rPr>
          <w:sz w:val="18"/>
          <w:szCs w:val="18"/>
        </w:rPr>
        <w:t>hydration pack m</w:t>
      </w:r>
      <w:r>
        <w:rPr>
          <w:sz w:val="18"/>
          <w:szCs w:val="18"/>
        </w:rPr>
        <w:t xml:space="preserve">arket is estimated to be </w:t>
      </w:r>
      <w:r w:rsidR="00CE1500">
        <w:rPr>
          <w:sz w:val="18"/>
          <w:szCs w:val="18"/>
        </w:rPr>
        <w:t xml:space="preserve">$629.58 Million. </w:t>
      </w:r>
      <w:hyperlink r:id="rId16" w:history="1">
        <w:proofErr w:type="spellStart"/>
        <w:r w:rsidR="000242DA" w:rsidRPr="000242DA">
          <w:rPr>
            <w:rStyle w:val="Hyperlink"/>
            <w:sz w:val="18"/>
            <w:szCs w:val="18"/>
          </w:rPr>
          <w:t>Technavio</w:t>
        </w:r>
        <w:proofErr w:type="spellEnd"/>
      </w:hyperlink>
    </w:p>
    <w:p w14:paraId="0C957376" w14:textId="4877EAEE" w:rsidR="00B75F73" w:rsidRPr="00500B8B" w:rsidRDefault="00641616">
      <w:pPr>
        <w:numPr>
          <w:ilvl w:val="0"/>
          <w:numId w:val="2"/>
        </w:numPr>
        <w:contextualSpacing/>
        <w:rPr>
          <w:color w:val="FF0000"/>
          <w:sz w:val="18"/>
          <w:szCs w:val="18"/>
        </w:rPr>
      </w:pPr>
      <w:r>
        <w:rPr>
          <w:rFonts w:ascii="Calibri" w:eastAsia="Calibri" w:hAnsi="Calibri" w:cs="Calibri"/>
          <w:color w:val="FF0000"/>
          <w:sz w:val="18"/>
          <w:szCs w:val="18"/>
        </w:rPr>
        <w:t xml:space="preserve">What other information can you present that will make the audience realize how big of an opportunity this is? </w:t>
      </w:r>
    </w:p>
    <w:p w14:paraId="3B7C7FB5" w14:textId="1B523EB3" w:rsidR="00500B8B" w:rsidRDefault="00500B8B" w:rsidP="00500B8B">
      <w:pPr>
        <w:numPr>
          <w:ilvl w:val="1"/>
          <w:numId w:val="2"/>
        </w:numPr>
        <w:pBdr>
          <w:top w:val="nil"/>
          <w:left w:val="nil"/>
          <w:bottom w:val="nil"/>
          <w:right w:val="nil"/>
          <w:between w:val="nil"/>
        </w:pBdr>
        <w:contextualSpacing/>
        <w:rPr>
          <w:sz w:val="18"/>
          <w:szCs w:val="18"/>
        </w:rPr>
      </w:pPr>
      <w:r w:rsidRPr="00A3026C">
        <w:rPr>
          <w:sz w:val="18"/>
          <w:szCs w:val="18"/>
        </w:rPr>
        <w:t xml:space="preserve">23 percent </w:t>
      </w:r>
      <w:ins w:id="157" w:author="Leonard Sachs" w:date="2019-09-11T11:57:00Z">
        <w:r w:rsidR="003A07C9">
          <w:rPr>
            <w:sz w:val="18"/>
            <w:szCs w:val="18"/>
          </w:rPr>
          <w:t xml:space="preserve">of festival attendees </w:t>
        </w:r>
      </w:ins>
      <w:r w:rsidRPr="00A3026C">
        <w:rPr>
          <w:sz w:val="18"/>
          <w:szCs w:val="18"/>
        </w:rPr>
        <w:t>purchase artist merchandise on-site</w:t>
      </w:r>
      <w:ins w:id="158" w:author="Leonard Sachs" w:date="2019-09-11T11:57:00Z">
        <w:r w:rsidR="003A07C9">
          <w:rPr>
            <w:sz w:val="18"/>
            <w:szCs w:val="18"/>
          </w:rPr>
          <w:t xml:space="preserve">, and </w:t>
        </w:r>
      </w:ins>
      <w:del w:id="159" w:author="Leonard Sachs" w:date="2019-09-11T11:57:00Z">
        <w:r w:rsidRPr="00A3026C" w:rsidDel="003A07C9">
          <w:rPr>
            <w:sz w:val="18"/>
            <w:szCs w:val="18"/>
          </w:rPr>
          <w:delText xml:space="preserve">, for example, while </w:delText>
        </w:r>
      </w:del>
      <w:r w:rsidRPr="00A3026C">
        <w:rPr>
          <w:sz w:val="18"/>
          <w:szCs w:val="18"/>
        </w:rPr>
        <w:t>19 percent buy new music or visit an artist’s web site</w:t>
      </w:r>
    </w:p>
    <w:p w14:paraId="6633AD48" w14:textId="2D985811" w:rsidR="00E17526" w:rsidRPr="00500B8B" w:rsidRDefault="00E17526" w:rsidP="00500B8B">
      <w:pPr>
        <w:numPr>
          <w:ilvl w:val="1"/>
          <w:numId w:val="2"/>
        </w:numPr>
        <w:pBdr>
          <w:top w:val="nil"/>
          <w:left w:val="nil"/>
          <w:bottom w:val="nil"/>
          <w:right w:val="nil"/>
          <w:between w:val="nil"/>
        </w:pBdr>
        <w:contextualSpacing/>
        <w:rPr>
          <w:sz w:val="18"/>
          <w:szCs w:val="18"/>
        </w:rPr>
      </w:pPr>
      <w:commentRangeStart w:id="160"/>
      <w:r>
        <w:rPr>
          <w:sz w:val="18"/>
          <w:szCs w:val="18"/>
        </w:rPr>
        <w:t>[Add number of people who are purchasing]</w:t>
      </w:r>
      <w:commentRangeEnd w:id="160"/>
      <w:r w:rsidR="003A07C9">
        <w:rPr>
          <w:rStyle w:val="CommentReference"/>
        </w:rPr>
        <w:commentReference w:id="160"/>
      </w:r>
    </w:p>
    <w:p w14:paraId="5C7B1F87" w14:textId="24B56A42" w:rsidR="00B75F73" w:rsidRPr="0037761A" w:rsidRDefault="00641616">
      <w:pPr>
        <w:numPr>
          <w:ilvl w:val="0"/>
          <w:numId w:val="2"/>
        </w:numPr>
        <w:pBdr>
          <w:top w:val="nil"/>
          <w:left w:val="nil"/>
          <w:bottom w:val="nil"/>
          <w:right w:val="nil"/>
          <w:between w:val="nil"/>
        </w:pBdr>
        <w:contextualSpacing/>
        <w:rPr>
          <w:sz w:val="18"/>
          <w:szCs w:val="18"/>
        </w:rPr>
      </w:pPr>
      <w:r w:rsidRPr="0037761A">
        <w:rPr>
          <w:rFonts w:ascii="Calibri" w:eastAsia="Calibri" w:hAnsi="Calibri" w:cs="Calibri"/>
          <w:color w:val="FF0000"/>
          <w:sz w:val="18"/>
          <w:szCs w:val="18"/>
        </w:rPr>
        <w:t xml:space="preserve">(If not already explained) Why does your beachhead market badly want your offering? </w:t>
      </w:r>
    </w:p>
    <w:p w14:paraId="5EBA1B66" w14:textId="041E176E" w:rsidR="0037761A" w:rsidRDefault="0037761A" w:rsidP="0037761A">
      <w:pPr>
        <w:numPr>
          <w:ilvl w:val="1"/>
          <w:numId w:val="2"/>
        </w:numPr>
        <w:pBdr>
          <w:top w:val="nil"/>
          <w:left w:val="nil"/>
          <w:bottom w:val="nil"/>
          <w:right w:val="nil"/>
          <w:between w:val="nil"/>
        </w:pBdr>
        <w:contextualSpacing/>
        <w:rPr>
          <w:sz w:val="18"/>
          <w:szCs w:val="18"/>
        </w:rPr>
      </w:pPr>
      <w:r>
        <w:rPr>
          <w:sz w:val="18"/>
          <w:szCs w:val="18"/>
        </w:rPr>
        <w:t>There is no current solution for people to purchase artist</w:t>
      </w:r>
      <w:ins w:id="161" w:author="Leonard Sachs" w:date="2019-09-11T11:58:00Z">
        <w:r w:rsidR="0077629F">
          <w:rPr>
            <w:sz w:val="18"/>
            <w:szCs w:val="18"/>
          </w:rPr>
          <w:t xml:space="preserve">-branded </w:t>
        </w:r>
      </w:ins>
      <w:del w:id="162" w:author="Leonard Sachs" w:date="2019-09-11T11:58:00Z">
        <w:r w:rsidDel="0077629F">
          <w:rPr>
            <w:sz w:val="18"/>
            <w:szCs w:val="18"/>
          </w:rPr>
          <w:delText xml:space="preserve"> </w:delText>
        </w:r>
      </w:del>
      <w:r>
        <w:rPr>
          <w:sz w:val="18"/>
          <w:szCs w:val="18"/>
        </w:rPr>
        <w:t xml:space="preserve">hydration pack merchandise </w:t>
      </w:r>
      <w:del w:id="163" w:author="Leonard Sachs" w:date="2019-09-11T11:58:00Z">
        <w:r w:rsidDel="0077629F">
          <w:rPr>
            <w:sz w:val="18"/>
            <w:szCs w:val="18"/>
          </w:rPr>
          <w:delText>to support the artis</w:delText>
        </w:r>
        <w:r w:rsidR="00F732A7" w:rsidDel="0077629F">
          <w:rPr>
            <w:sz w:val="18"/>
            <w:szCs w:val="18"/>
          </w:rPr>
          <w:delText xml:space="preserve">t </w:delText>
        </w:r>
      </w:del>
      <w:r w:rsidR="00222A88">
        <w:rPr>
          <w:sz w:val="18"/>
          <w:szCs w:val="18"/>
        </w:rPr>
        <w:t xml:space="preserve">at festivals or on the artist website. </w:t>
      </w:r>
      <w:r w:rsidR="00563AD1">
        <w:rPr>
          <w:sz w:val="18"/>
          <w:szCs w:val="18"/>
        </w:rPr>
        <w:t>We will be the only company that offers this solution.</w:t>
      </w:r>
    </w:p>
    <w:p w14:paraId="7A755794" w14:textId="79CC828D" w:rsidR="00B75F73" w:rsidRPr="00CD7DEB" w:rsidRDefault="00641616">
      <w:pPr>
        <w:numPr>
          <w:ilvl w:val="0"/>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Why is your beachhead market attractive? </w:t>
      </w:r>
      <w:r>
        <w:rPr>
          <w:rFonts w:ascii="Calibri" w:eastAsia="Calibri" w:hAnsi="Calibri" w:cs="Calibri"/>
          <w:i/>
          <w:color w:val="FF0000"/>
          <w:sz w:val="18"/>
          <w:szCs w:val="18"/>
        </w:rPr>
        <w:t>(Is it Accessible / Large / Niche /Eager / Wealthy / Trendsetters / Etc.)</w:t>
      </w:r>
    </w:p>
    <w:p w14:paraId="35B94A31" w14:textId="11758C17" w:rsidR="00CD7DEB" w:rsidRDefault="00C67B5A" w:rsidP="00CD7DEB">
      <w:pPr>
        <w:numPr>
          <w:ilvl w:val="1"/>
          <w:numId w:val="2"/>
        </w:numPr>
        <w:pBdr>
          <w:top w:val="nil"/>
          <w:left w:val="nil"/>
          <w:bottom w:val="nil"/>
          <w:right w:val="nil"/>
          <w:between w:val="nil"/>
        </w:pBdr>
        <w:contextualSpacing/>
        <w:rPr>
          <w:color w:val="FF0000"/>
          <w:sz w:val="18"/>
          <w:szCs w:val="18"/>
        </w:rPr>
      </w:pPr>
      <w:r>
        <w:rPr>
          <w:rFonts w:ascii="Calibri" w:eastAsia="Calibri" w:hAnsi="Calibri" w:cs="Calibri"/>
          <w:sz w:val="18"/>
          <w:szCs w:val="18"/>
        </w:rPr>
        <w:t>Our beachhead market is attractive because we have access to the stake holders</w:t>
      </w:r>
      <w:r w:rsidR="00802A7F">
        <w:rPr>
          <w:rFonts w:ascii="Calibri" w:eastAsia="Calibri" w:hAnsi="Calibri" w:cs="Calibri"/>
          <w:sz w:val="18"/>
          <w:szCs w:val="18"/>
        </w:rPr>
        <w:t xml:space="preserve"> and consumers</w:t>
      </w:r>
      <w:r>
        <w:rPr>
          <w:rFonts w:ascii="Calibri" w:eastAsia="Calibri" w:hAnsi="Calibri" w:cs="Calibri"/>
          <w:sz w:val="18"/>
          <w:szCs w:val="18"/>
        </w:rPr>
        <w:t xml:space="preserve"> for music festivals and artists.</w:t>
      </w:r>
      <w:r w:rsidR="00802A7F">
        <w:rPr>
          <w:rFonts w:ascii="Calibri" w:eastAsia="Calibri" w:hAnsi="Calibri" w:cs="Calibri"/>
          <w:sz w:val="18"/>
          <w:szCs w:val="18"/>
        </w:rPr>
        <w:t xml:space="preserve"> </w:t>
      </w:r>
      <w:del w:id="164" w:author="Leonard Sachs" w:date="2019-09-11T11:59:00Z">
        <w:r w:rsidR="005B3848" w:rsidDel="0077629F">
          <w:rPr>
            <w:rFonts w:ascii="Calibri" w:eastAsia="Calibri" w:hAnsi="Calibri" w:cs="Calibri"/>
            <w:sz w:val="18"/>
            <w:szCs w:val="18"/>
          </w:rPr>
          <w:delText xml:space="preserve">100% of humans need water to live. </w:delText>
        </w:r>
      </w:del>
      <w:r w:rsidR="005B3848">
        <w:rPr>
          <w:rFonts w:ascii="Calibri" w:eastAsia="Calibri" w:hAnsi="Calibri" w:cs="Calibri"/>
          <w:sz w:val="18"/>
          <w:szCs w:val="18"/>
        </w:rPr>
        <w:t xml:space="preserve">We are providing a resource to help keep </w:t>
      </w:r>
      <w:r w:rsidR="00D80999">
        <w:rPr>
          <w:rFonts w:ascii="Calibri" w:eastAsia="Calibri" w:hAnsi="Calibri" w:cs="Calibri"/>
          <w:sz w:val="18"/>
          <w:szCs w:val="18"/>
        </w:rPr>
        <w:t>festival and event goers safe through a functiona</w:t>
      </w:r>
      <w:r w:rsidR="00980857">
        <w:rPr>
          <w:rFonts w:ascii="Calibri" w:eastAsia="Calibri" w:hAnsi="Calibri" w:cs="Calibri"/>
          <w:sz w:val="18"/>
          <w:szCs w:val="18"/>
        </w:rPr>
        <w:t>l hydration product.</w:t>
      </w:r>
      <w:r>
        <w:rPr>
          <w:rFonts w:ascii="Calibri" w:eastAsia="Calibri" w:hAnsi="Calibri" w:cs="Calibri"/>
          <w:sz w:val="18"/>
          <w:szCs w:val="18"/>
        </w:rPr>
        <w:t xml:space="preserve"> </w:t>
      </w:r>
    </w:p>
    <w:p w14:paraId="02ADCB4B" w14:textId="1DF04EAB" w:rsidR="00B75F73" w:rsidRPr="00AA1EED" w:rsidRDefault="00641616">
      <w:pPr>
        <w:numPr>
          <w:ilvl w:val="0"/>
          <w:numId w:val="2"/>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What are your follow-on markets/applications/use-cases?  </w:t>
      </w:r>
    </w:p>
    <w:p w14:paraId="2706CA91" w14:textId="3906CD98" w:rsidR="00AA1EED" w:rsidRPr="00414669" w:rsidRDefault="00AA1EED" w:rsidP="00414669">
      <w:pPr>
        <w:numPr>
          <w:ilvl w:val="1"/>
          <w:numId w:val="1"/>
        </w:numPr>
        <w:pBdr>
          <w:top w:val="nil"/>
          <w:left w:val="nil"/>
          <w:bottom w:val="nil"/>
          <w:right w:val="nil"/>
          <w:between w:val="nil"/>
        </w:pBdr>
        <w:contextualSpacing/>
        <w:rPr>
          <w:iCs/>
          <w:sz w:val="18"/>
          <w:szCs w:val="18"/>
        </w:rPr>
      </w:pPr>
      <w:del w:id="165" w:author="Leonard Sachs" w:date="2019-09-11T11:59:00Z">
        <w:r w:rsidDel="0077629F">
          <w:rPr>
            <w:rFonts w:ascii="Calibri" w:eastAsia="Calibri" w:hAnsi="Calibri" w:cs="Calibri"/>
            <w:sz w:val="18"/>
            <w:szCs w:val="18"/>
          </w:rPr>
          <w:delText>Making our website as a place for</w:delText>
        </w:r>
      </w:del>
      <w:ins w:id="166" w:author="Leonard Sachs" w:date="2019-09-11T11:59:00Z">
        <w:r w:rsidR="0077629F">
          <w:rPr>
            <w:rFonts w:ascii="Calibri" w:eastAsia="Calibri" w:hAnsi="Calibri" w:cs="Calibri"/>
            <w:sz w:val="18"/>
            <w:szCs w:val="18"/>
          </w:rPr>
          <w:t>Allowing</w:t>
        </w:r>
      </w:ins>
      <w:r>
        <w:rPr>
          <w:rFonts w:ascii="Calibri" w:eastAsia="Calibri" w:hAnsi="Calibri" w:cs="Calibri"/>
          <w:sz w:val="18"/>
          <w:szCs w:val="18"/>
        </w:rPr>
        <w:t xml:space="preserve"> anyone to create custom merchandise </w:t>
      </w:r>
      <w:ins w:id="167" w:author="Leonard Sachs" w:date="2019-09-11T11:59:00Z">
        <w:r w:rsidR="0077629F">
          <w:rPr>
            <w:rFonts w:ascii="Calibri" w:eastAsia="Calibri" w:hAnsi="Calibri" w:cs="Calibri"/>
            <w:sz w:val="18"/>
            <w:szCs w:val="18"/>
          </w:rPr>
          <w:t xml:space="preserve">(hydration packs) on our website </w:t>
        </w:r>
      </w:ins>
      <w:r w:rsidR="00414669">
        <w:rPr>
          <w:rFonts w:ascii="Calibri" w:eastAsia="Calibri" w:hAnsi="Calibri" w:cs="Calibri"/>
          <w:sz w:val="18"/>
          <w:szCs w:val="18"/>
        </w:rPr>
        <w:t>follows the custom ink business model</w:t>
      </w:r>
      <w:ins w:id="168" w:author="Leonard Sachs" w:date="2019-09-11T12:00:00Z">
        <w:r w:rsidR="0077629F">
          <w:rPr>
            <w:rFonts w:ascii="Calibri" w:eastAsia="Calibri" w:hAnsi="Calibri" w:cs="Calibri"/>
            <w:sz w:val="18"/>
            <w:szCs w:val="18"/>
          </w:rPr>
          <w:t>.</w:t>
        </w:r>
      </w:ins>
      <w:r w:rsidR="00414669">
        <w:rPr>
          <w:rFonts w:ascii="Calibri" w:eastAsia="Calibri" w:hAnsi="Calibri" w:cs="Calibri"/>
          <w:sz w:val="18"/>
          <w:szCs w:val="18"/>
        </w:rPr>
        <w:t xml:space="preserve"> </w:t>
      </w:r>
      <w:ins w:id="169" w:author="Leonard Sachs" w:date="2019-09-11T12:00:00Z">
        <w:r w:rsidR="0077629F">
          <w:rPr>
            <w:rFonts w:ascii="Calibri" w:eastAsia="Calibri" w:hAnsi="Calibri" w:cs="Calibri"/>
            <w:sz w:val="18"/>
            <w:szCs w:val="18"/>
          </w:rPr>
          <w:t>(</w:t>
        </w:r>
      </w:ins>
      <w:hyperlink r:id="rId17" w:history="1">
        <w:r w:rsidR="00414669" w:rsidRPr="00381CF4">
          <w:rPr>
            <w:rStyle w:val="Hyperlink"/>
            <w:iCs/>
            <w:sz w:val="18"/>
            <w:szCs w:val="18"/>
          </w:rPr>
          <w:t>Custom Ink</w:t>
        </w:r>
      </w:hyperlink>
      <w:r w:rsidR="00414669">
        <w:rPr>
          <w:iCs/>
          <w:sz w:val="18"/>
          <w:szCs w:val="18"/>
        </w:rPr>
        <w:t xml:space="preserve"> – Easy way to brand and make merchandise such as Custom Ink </w:t>
      </w:r>
      <w:r w:rsidR="00414669" w:rsidRPr="00533670">
        <w:rPr>
          <w:iCs/>
          <w:sz w:val="18"/>
          <w:szCs w:val="18"/>
        </w:rPr>
        <w:t>500 ranking of the fastest-growing private companies in the country, and we debuted at No. 55.</w:t>
      </w:r>
      <w:ins w:id="170" w:author="Leonard Sachs" w:date="2019-09-11T12:00:00Z">
        <w:r w:rsidR="0077629F">
          <w:rPr>
            <w:iCs/>
            <w:sz w:val="18"/>
            <w:szCs w:val="18"/>
          </w:rPr>
          <w:t>)</w:t>
        </w:r>
      </w:ins>
    </w:p>
    <w:p w14:paraId="605CBFE8" w14:textId="514E132C" w:rsidR="00B75F73" w:rsidRPr="00980857"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sz w:val="18"/>
          <w:szCs w:val="18"/>
        </w:rPr>
        <w:t xml:space="preserve">Why are your follow-on markets attractive? </w:t>
      </w:r>
    </w:p>
    <w:p w14:paraId="3B42505B" w14:textId="58DDEA65" w:rsidR="00980857" w:rsidRDefault="0077629F" w:rsidP="00980857">
      <w:pPr>
        <w:numPr>
          <w:ilvl w:val="1"/>
          <w:numId w:val="2"/>
        </w:numPr>
        <w:pBdr>
          <w:top w:val="nil"/>
          <w:left w:val="nil"/>
          <w:bottom w:val="nil"/>
          <w:right w:val="nil"/>
          <w:between w:val="nil"/>
        </w:pBdr>
        <w:contextualSpacing/>
        <w:rPr>
          <w:sz w:val="18"/>
          <w:szCs w:val="18"/>
        </w:rPr>
      </w:pPr>
      <w:moveToRangeStart w:id="171" w:author="Leonard Sachs" w:date="2019-09-11T12:00:00Z" w:name="move19095673"/>
      <w:moveTo w:id="172" w:author="Leonard Sachs" w:date="2019-09-11T12:00:00Z">
        <w:r>
          <w:rPr>
            <w:rFonts w:ascii="Calibri" w:eastAsia="Calibri" w:hAnsi="Calibri" w:cs="Calibri"/>
            <w:sz w:val="18"/>
            <w:szCs w:val="18"/>
          </w:rPr>
          <w:t xml:space="preserve">Following the business model of </w:t>
        </w:r>
        <w:proofErr w:type="gramStart"/>
        <w:r>
          <w:rPr>
            <w:rFonts w:ascii="Calibri" w:eastAsia="Calibri" w:hAnsi="Calibri" w:cs="Calibri"/>
            <w:sz w:val="18"/>
            <w:szCs w:val="18"/>
          </w:rPr>
          <w:t>Customink.com</w:t>
        </w:r>
      </w:moveTo>
      <w:moveToRangeEnd w:id="171"/>
      <w:ins w:id="173" w:author="Leonard Sachs" w:date="2019-09-11T12:00:00Z">
        <w:r w:rsidDel="0077629F">
          <w:rPr>
            <w:rFonts w:ascii="Calibri" w:eastAsia="Calibri" w:hAnsi="Calibri" w:cs="Calibri"/>
            <w:sz w:val="18"/>
            <w:szCs w:val="18"/>
          </w:rPr>
          <w:t xml:space="preserve"> </w:t>
        </w:r>
        <w:r>
          <w:rPr>
            <w:rFonts w:ascii="Calibri" w:eastAsia="Calibri" w:hAnsi="Calibri" w:cs="Calibri"/>
            <w:sz w:val="18"/>
            <w:szCs w:val="18"/>
          </w:rPr>
          <w:t>,</w:t>
        </w:r>
        <w:proofErr w:type="gramEnd"/>
        <w:r>
          <w:rPr>
            <w:rFonts w:ascii="Calibri" w:eastAsia="Calibri" w:hAnsi="Calibri" w:cs="Calibri"/>
            <w:sz w:val="18"/>
            <w:szCs w:val="18"/>
          </w:rPr>
          <w:t xml:space="preserve"> o</w:t>
        </w:r>
      </w:ins>
      <w:del w:id="174" w:author="Leonard Sachs" w:date="2019-09-11T12:00:00Z">
        <w:r w:rsidR="00980857" w:rsidDel="0077629F">
          <w:rPr>
            <w:rFonts w:ascii="Calibri" w:eastAsia="Calibri" w:hAnsi="Calibri" w:cs="Calibri"/>
            <w:sz w:val="18"/>
            <w:szCs w:val="18"/>
          </w:rPr>
          <w:delText>O</w:delText>
        </w:r>
      </w:del>
      <w:r w:rsidR="00980857">
        <w:rPr>
          <w:rFonts w:ascii="Calibri" w:eastAsia="Calibri" w:hAnsi="Calibri" w:cs="Calibri"/>
          <w:sz w:val="18"/>
          <w:szCs w:val="18"/>
        </w:rPr>
        <w:t xml:space="preserve">ur follow-on markets </w:t>
      </w:r>
      <w:ins w:id="175" w:author="Leonard Sachs" w:date="2019-09-11T12:00:00Z">
        <w:r>
          <w:rPr>
            <w:rFonts w:ascii="Calibri" w:eastAsia="Calibri" w:hAnsi="Calibri" w:cs="Calibri"/>
            <w:sz w:val="18"/>
            <w:szCs w:val="18"/>
          </w:rPr>
          <w:t>are</w:t>
        </w:r>
      </w:ins>
      <w:del w:id="176" w:author="Leonard Sachs" w:date="2019-09-11T12:00:00Z">
        <w:r w:rsidR="00E050B9" w:rsidDel="0077629F">
          <w:rPr>
            <w:rFonts w:ascii="Calibri" w:eastAsia="Calibri" w:hAnsi="Calibri" w:cs="Calibri"/>
            <w:sz w:val="18"/>
            <w:szCs w:val="18"/>
          </w:rPr>
          <w:delText>is</w:delText>
        </w:r>
      </w:del>
      <w:r w:rsidR="00E050B9">
        <w:rPr>
          <w:rFonts w:ascii="Calibri" w:eastAsia="Calibri" w:hAnsi="Calibri" w:cs="Calibri"/>
          <w:sz w:val="18"/>
          <w:szCs w:val="18"/>
        </w:rPr>
        <w:t xml:space="preserve"> for anyone who wants to make a custom hydration pack to use to stay hydrated while doing activities. </w:t>
      </w:r>
      <w:moveFromRangeStart w:id="177" w:author="Leonard Sachs" w:date="2019-09-11T12:00:00Z" w:name="move19095673"/>
      <w:moveFrom w:id="178" w:author="Leonard Sachs" w:date="2019-09-11T12:00:00Z">
        <w:r w:rsidR="00E050B9" w:rsidDel="0077629F">
          <w:rPr>
            <w:rFonts w:ascii="Calibri" w:eastAsia="Calibri" w:hAnsi="Calibri" w:cs="Calibri"/>
            <w:sz w:val="18"/>
            <w:szCs w:val="18"/>
          </w:rPr>
          <w:t>Following the business model of Customink.com</w:t>
        </w:r>
      </w:moveFrom>
      <w:moveFromRangeEnd w:id="177"/>
    </w:p>
    <w:p w14:paraId="613B01F2" w14:textId="2E9032E1" w:rsidR="00B75F73" w:rsidRPr="0054080B" w:rsidRDefault="00641616">
      <w:pPr>
        <w:numPr>
          <w:ilvl w:val="0"/>
          <w:numId w:val="2"/>
        </w:numPr>
        <w:pBdr>
          <w:top w:val="nil"/>
          <w:left w:val="nil"/>
          <w:bottom w:val="nil"/>
          <w:right w:val="nil"/>
          <w:between w:val="nil"/>
        </w:pBdr>
        <w:contextualSpacing/>
        <w:rPr>
          <w:sz w:val="18"/>
          <w:szCs w:val="18"/>
        </w:rPr>
      </w:pPr>
      <w:r w:rsidRPr="00F97BE7">
        <w:rPr>
          <w:rFonts w:ascii="Calibri" w:eastAsia="Calibri" w:hAnsi="Calibri" w:cs="Calibri"/>
          <w:color w:val="FF0000"/>
          <w:sz w:val="18"/>
          <w:szCs w:val="18"/>
        </w:rPr>
        <w:t xml:space="preserve">What are the relative sizes of your beachhead and follow-on markets? </w:t>
      </w:r>
    </w:p>
    <w:p w14:paraId="6CFCAA1E" w14:textId="44F75EF6" w:rsidR="0054080B" w:rsidRDefault="00CB2C6E" w:rsidP="0054080B">
      <w:pPr>
        <w:numPr>
          <w:ilvl w:val="1"/>
          <w:numId w:val="2"/>
        </w:numPr>
        <w:pBdr>
          <w:top w:val="nil"/>
          <w:left w:val="nil"/>
          <w:bottom w:val="nil"/>
          <w:right w:val="nil"/>
          <w:between w:val="nil"/>
        </w:pBdr>
        <w:contextualSpacing/>
        <w:rPr>
          <w:sz w:val="18"/>
          <w:szCs w:val="18"/>
        </w:rPr>
      </w:pPr>
      <w:commentRangeStart w:id="179"/>
      <w:r>
        <w:rPr>
          <w:sz w:val="18"/>
          <w:szCs w:val="18"/>
        </w:rPr>
        <w:t xml:space="preserve">   </w:t>
      </w:r>
      <w:r w:rsidR="000D2449">
        <w:rPr>
          <w:sz w:val="18"/>
          <w:szCs w:val="18"/>
        </w:rPr>
        <w:t>[Confused here thought I did this in the beach head market first tab]</w:t>
      </w:r>
      <w:commentRangeEnd w:id="179"/>
      <w:r w:rsidR="0077629F">
        <w:rPr>
          <w:rStyle w:val="CommentReference"/>
        </w:rPr>
        <w:commentReference w:id="179"/>
      </w:r>
    </w:p>
    <w:p w14:paraId="2FC68984"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color w:val="0000FF"/>
          <w:sz w:val="18"/>
          <w:szCs w:val="18"/>
        </w:rPr>
        <w:t xml:space="preserve">* For market size, the goal is to make the reader realize how big this opportunity is. One way, known as “top down” analysis, is to estimate the total amount of money potential customers are spending on alternative (inferior) solutions - typically on an annual basis and in the USA.  A second way, known as “bottom up” analysis, is to estimate the total number of potential customers (typically only US customers) and multiply it </w:t>
      </w:r>
      <w:r>
        <w:rPr>
          <w:rFonts w:ascii="Calibri" w:eastAsia="Calibri" w:hAnsi="Calibri" w:cs="Calibri"/>
          <w:color w:val="0000FF"/>
          <w:sz w:val="18"/>
          <w:szCs w:val="18"/>
        </w:rPr>
        <w:lastRenderedPageBreak/>
        <w:t>by your purchase price. An alternative way to help the reader understand the size of the opportunity in front of you is to identify a “similar but different” company that has recently had high growth and success, and justify how their success is a predictor of your success (For example, maybe they were recently successful despite offering a solution that is inferior to yours.  Or maybe they were successful offering a non-competing product to a similar market with a similar business model).  Tip: Don’t just state “our market size is $###”. Instead define what that market size number actually represents, for example “In 2017, [target customers] in the US spent $### on [alternative options].”</w:t>
      </w:r>
    </w:p>
    <w:p w14:paraId="6E96564E" w14:textId="77777777" w:rsidR="00B75F73" w:rsidRDefault="00B75F73">
      <w:pPr>
        <w:pBdr>
          <w:top w:val="nil"/>
          <w:left w:val="nil"/>
          <w:bottom w:val="nil"/>
          <w:right w:val="nil"/>
          <w:between w:val="nil"/>
        </w:pBdr>
        <w:ind w:left="180"/>
        <w:rPr>
          <w:rFonts w:ascii="Calibri" w:eastAsia="Calibri" w:hAnsi="Calibri" w:cs="Calibri"/>
          <w:sz w:val="18"/>
          <w:szCs w:val="18"/>
        </w:rPr>
      </w:pPr>
    </w:p>
    <w:p w14:paraId="1879E7DF" w14:textId="35301879" w:rsidR="00B75F73" w:rsidRDefault="00641616">
      <w:pPr>
        <w:pStyle w:val="Heading1"/>
        <w:pBdr>
          <w:top w:val="nil"/>
          <w:left w:val="nil"/>
          <w:bottom w:val="nil"/>
          <w:right w:val="nil"/>
          <w:between w:val="nil"/>
        </w:pBdr>
        <w:rPr>
          <w:color w:val="0000FF"/>
        </w:rPr>
      </w:pPr>
      <w:bookmarkStart w:id="180" w:name="_ivos03u56nba" w:colFirst="0" w:colLast="0"/>
      <w:bookmarkEnd w:id="180"/>
      <w:r>
        <w:rPr>
          <w:color w:val="0000FF"/>
        </w:rPr>
        <w:t xml:space="preserve">Go-To-Market </w:t>
      </w:r>
      <w:r w:rsidRPr="001D734F">
        <w:rPr>
          <w:color w:val="FF0000"/>
        </w:rPr>
        <w:t xml:space="preserve">Plan </w:t>
      </w:r>
      <w:r w:rsidR="001D734F" w:rsidRPr="001D734F">
        <w:rPr>
          <w:color w:val="FF0000"/>
        </w:rPr>
        <w:t>[NEED DATES]</w:t>
      </w:r>
    </w:p>
    <w:p w14:paraId="17C12178"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sz w:val="18"/>
          <w:szCs w:val="18"/>
        </w:rPr>
        <w:t xml:space="preserve">The goal of this section is to show you have a well-thought-out plan moving forward.  This plan must be clear and convincing. </w:t>
      </w:r>
    </w:p>
    <w:p w14:paraId="672DA8B2" w14:textId="77777777" w:rsidR="00B75F73" w:rsidRDefault="00B75F73">
      <w:pPr>
        <w:pBdr>
          <w:top w:val="nil"/>
          <w:left w:val="nil"/>
          <w:bottom w:val="nil"/>
          <w:right w:val="nil"/>
          <w:between w:val="nil"/>
        </w:pBdr>
        <w:rPr>
          <w:rFonts w:ascii="Calibri" w:eastAsia="Calibri" w:hAnsi="Calibri" w:cs="Calibri"/>
          <w:sz w:val="18"/>
          <w:szCs w:val="18"/>
        </w:rPr>
      </w:pPr>
    </w:p>
    <w:p w14:paraId="5DADA607" w14:textId="47F7ACB9" w:rsidR="00B75F73" w:rsidRPr="004218F5" w:rsidRDefault="00641616">
      <w:pPr>
        <w:numPr>
          <w:ilvl w:val="0"/>
          <w:numId w:val="5"/>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What are your </w:t>
      </w:r>
      <w:commentRangeStart w:id="181"/>
      <w:r>
        <w:rPr>
          <w:rFonts w:ascii="Calibri" w:eastAsia="Calibri" w:hAnsi="Calibri" w:cs="Calibri"/>
          <w:color w:val="0000FF"/>
          <w:sz w:val="18"/>
          <w:szCs w:val="18"/>
        </w:rPr>
        <w:t xml:space="preserve">next steps </w:t>
      </w:r>
      <w:commentRangeEnd w:id="181"/>
      <w:r w:rsidR="00FA3B30">
        <w:rPr>
          <w:rStyle w:val="CommentReference"/>
        </w:rPr>
        <w:commentReference w:id="181"/>
      </w:r>
      <w:r>
        <w:rPr>
          <w:rFonts w:ascii="Calibri" w:eastAsia="Calibri" w:hAnsi="Calibri" w:cs="Calibri"/>
          <w:color w:val="0000FF"/>
          <w:sz w:val="18"/>
          <w:szCs w:val="18"/>
        </w:rPr>
        <w:t xml:space="preserve">for getting to revenue or growing your current revenue? </w:t>
      </w:r>
    </w:p>
    <w:p w14:paraId="75F25638" w14:textId="117923AA" w:rsidR="002D4FA3" w:rsidRDefault="00C13944" w:rsidP="002D4FA3">
      <w:pPr>
        <w:numPr>
          <w:ilvl w:val="1"/>
          <w:numId w:val="5"/>
        </w:numPr>
        <w:pBdr>
          <w:top w:val="nil"/>
          <w:left w:val="nil"/>
          <w:bottom w:val="nil"/>
          <w:right w:val="nil"/>
          <w:between w:val="nil"/>
        </w:pBdr>
        <w:contextualSpacing/>
        <w:rPr>
          <w:color w:val="0000FF"/>
          <w:sz w:val="18"/>
          <w:szCs w:val="18"/>
        </w:rPr>
      </w:pPr>
      <w:r>
        <w:rPr>
          <w:color w:val="0000FF"/>
          <w:sz w:val="18"/>
          <w:szCs w:val="18"/>
        </w:rPr>
        <w:t xml:space="preserve">Update website </w:t>
      </w:r>
      <w:del w:id="182" w:author="Leonard Sachs" w:date="2019-09-11T12:03:00Z">
        <w:r w:rsidDel="00FA3B30">
          <w:rPr>
            <w:color w:val="0000FF"/>
            <w:sz w:val="18"/>
            <w:szCs w:val="18"/>
          </w:rPr>
          <w:delText xml:space="preserve">that </w:delText>
        </w:r>
      </w:del>
      <w:ins w:id="183" w:author="Leonard Sachs" w:date="2019-09-11T12:03:00Z">
        <w:r w:rsidR="00FA3B30">
          <w:rPr>
            <w:color w:val="0000FF"/>
            <w:sz w:val="18"/>
            <w:szCs w:val="18"/>
          </w:rPr>
          <w:t xml:space="preserve">to </w:t>
        </w:r>
      </w:ins>
      <w:del w:id="184" w:author="Leonard Sachs" w:date="2019-09-11T12:03:00Z">
        <w:r w:rsidDel="00FA3B30">
          <w:rPr>
            <w:color w:val="0000FF"/>
            <w:sz w:val="18"/>
            <w:szCs w:val="18"/>
          </w:rPr>
          <w:delText xml:space="preserve">starts to </w:delText>
        </w:r>
      </w:del>
      <w:r>
        <w:rPr>
          <w:color w:val="0000FF"/>
          <w:sz w:val="18"/>
          <w:szCs w:val="18"/>
        </w:rPr>
        <w:t xml:space="preserve">streamline </w:t>
      </w:r>
      <w:ins w:id="185" w:author="Leonard Sachs" w:date="2019-09-11T12:03:00Z">
        <w:r w:rsidR="00FA3B30">
          <w:rPr>
            <w:color w:val="0000FF"/>
            <w:sz w:val="18"/>
            <w:szCs w:val="18"/>
          </w:rPr>
          <w:t xml:space="preserve">the </w:t>
        </w:r>
      </w:ins>
      <w:r>
        <w:rPr>
          <w:color w:val="0000FF"/>
          <w:sz w:val="18"/>
          <w:szCs w:val="18"/>
        </w:rPr>
        <w:t xml:space="preserve">manufacturing process as well as </w:t>
      </w:r>
      <w:del w:id="186" w:author="Leonard Sachs" w:date="2019-09-11T12:03:00Z">
        <w:r w:rsidDel="00FA3B30">
          <w:rPr>
            <w:color w:val="0000FF"/>
            <w:sz w:val="18"/>
            <w:szCs w:val="18"/>
          </w:rPr>
          <w:delText xml:space="preserve">builds </w:delText>
        </w:r>
      </w:del>
      <w:ins w:id="187" w:author="Leonard Sachs" w:date="2019-09-11T12:04:00Z">
        <w:r w:rsidR="00FA3B30">
          <w:rPr>
            <w:color w:val="0000FF"/>
            <w:sz w:val="18"/>
            <w:szCs w:val="18"/>
          </w:rPr>
          <w:t>create a</w:t>
        </w:r>
      </w:ins>
      <w:ins w:id="188" w:author="Leonard Sachs" w:date="2019-09-11T12:03:00Z">
        <w:r w:rsidR="00FA3B30">
          <w:rPr>
            <w:color w:val="0000FF"/>
            <w:sz w:val="18"/>
            <w:szCs w:val="18"/>
          </w:rPr>
          <w:t xml:space="preserve"> </w:t>
        </w:r>
      </w:ins>
      <w:r>
        <w:rPr>
          <w:color w:val="0000FF"/>
          <w:sz w:val="18"/>
          <w:szCs w:val="18"/>
        </w:rPr>
        <w:t xml:space="preserve">funnel for localized manufacturing with consumers who want to purchase </w:t>
      </w:r>
      <w:del w:id="189" w:author="Leonard Sachs" w:date="2019-09-11T12:04:00Z">
        <w:r w:rsidDel="00FA3B30">
          <w:rPr>
            <w:color w:val="0000FF"/>
            <w:sz w:val="18"/>
            <w:szCs w:val="18"/>
          </w:rPr>
          <w:delText>less than 1 design of 300 packs</w:delText>
        </w:r>
      </w:del>
      <w:ins w:id="190" w:author="Leonard Sachs" w:date="2019-09-11T12:04:00Z">
        <w:r w:rsidR="00FA3B30">
          <w:rPr>
            <w:color w:val="0000FF"/>
            <w:sz w:val="18"/>
            <w:szCs w:val="18"/>
          </w:rPr>
          <w:t>as few as one hydration pack</w:t>
        </w:r>
      </w:ins>
      <w:r>
        <w:rPr>
          <w:color w:val="0000FF"/>
          <w:sz w:val="18"/>
          <w:szCs w:val="18"/>
        </w:rPr>
        <w:t>.</w:t>
      </w:r>
    </w:p>
    <w:p w14:paraId="00FBB921" w14:textId="1C20DE42" w:rsidR="00F92531" w:rsidRDefault="00FA3B30" w:rsidP="002D4FA3">
      <w:pPr>
        <w:numPr>
          <w:ilvl w:val="1"/>
          <w:numId w:val="5"/>
        </w:numPr>
        <w:pBdr>
          <w:top w:val="nil"/>
          <w:left w:val="nil"/>
          <w:bottom w:val="nil"/>
          <w:right w:val="nil"/>
          <w:between w:val="nil"/>
        </w:pBdr>
        <w:contextualSpacing/>
        <w:rPr>
          <w:color w:val="0000FF"/>
          <w:sz w:val="18"/>
          <w:szCs w:val="18"/>
        </w:rPr>
      </w:pPr>
      <w:ins w:id="191" w:author="Leonard Sachs" w:date="2019-09-11T12:04:00Z">
        <w:r>
          <w:rPr>
            <w:color w:val="0000FF"/>
            <w:sz w:val="18"/>
            <w:szCs w:val="18"/>
          </w:rPr>
          <w:t>Create ability to place a bulk order via</w:t>
        </w:r>
      </w:ins>
      <w:ins w:id="192" w:author="Leonard Sachs" w:date="2019-09-11T12:05:00Z">
        <w:r>
          <w:rPr>
            <w:color w:val="0000FF"/>
            <w:sz w:val="18"/>
            <w:szCs w:val="18"/>
          </w:rPr>
          <w:t xml:space="preserve"> our website.</w:t>
        </w:r>
      </w:ins>
      <w:del w:id="193" w:author="Leonard Sachs" w:date="2019-09-11T12:05:00Z">
        <w:r w:rsidR="002D4FA3" w:rsidDel="00FA3B30">
          <w:rPr>
            <w:color w:val="0000FF"/>
            <w:sz w:val="18"/>
            <w:szCs w:val="18"/>
          </w:rPr>
          <w:delText xml:space="preserve">There is </w:delText>
        </w:r>
      </w:del>
      <w:del w:id="194" w:author="Leonard Sachs" w:date="2019-09-11T12:04:00Z">
        <w:r w:rsidR="002D4FA3" w:rsidDel="00FA3B30">
          <w:rPr>
            <w:color w:val="0000FF"/>
            <w:sz w:val="18"/>
            <w:szCs w:val="18"/>
          </w:rPr>
          <w:delText>no where</w:delText>
        </w:r>
      </w:del>
      <w:del w:id="195" w:author="Leonard Sachs" w:date="2019-09-11T12:05:00Z">
        <w:r w:rsidR="002D4FA3" w:rsidDel="00FA3B30">
          <w:rPr>
            <w:color w:val="0000FF"/>
            <w:sz w:val="18"/>
            <w:szCs w:val="18"/>
          </w:rPr>
          <w:delText xml:space="preserve"> on our current website </w:delText>
        </w:r>
        <w:r w:rsidR="000D129E" w:rsidDel="00FA3B30">
          <w:rPr>
            <w:color w:val="0000FF"/>
            <w:sz w:val="18"/>
            <w:szCs w:val="18"/>
          </w:rPr>
          <w:delText xml:space="preserve">for </w:delText>
        </w:r>
        <w:r w:rsidR="00F92531" w:rsidRPr="002D4FA3" w:rsidDel="00FA3B30">
          <w:rPr>
            <w:color w:val="0000FF"/>
            <w:sz w:val="18"/>
            <w:szCs w:val="18"/>
          </w:rPr>
          <w:delText xml:space="preserve">potential customers </w:delText>
        </w:r>
        <w:r w:rsidR="000D129E" w:rsidDel="00FA3B30">
          <w:rPr>
            <w:color w:val="0000FF"/>
            <w:sz w:val="18"/>
            <w:szCs w:val="18"/>
          </w:rPr>
          <w:delText>to</w:delText>
        </w:r>
        <w:r w:rsidR="003B1D29" w:rsidDel="00FA3B30">
          <w:rPr>
            <w:color w:val="0000FF"/>
            <w:sz w:val="18"/>
            <w:szCs w:val="18"/>
          </w:rPr>
          <w:delText xml:space="preserve"> place</w:delText>
        </w:r>
        <w:r w:rsidR="000D129E" w:rsidDel="00FA3B30">
          <w:rPr>
            <w:color w:val="0000FF"/>
            <w:sz w:val="18"/>
            <w:szCs w:val="18"/>
          </w:rPr>
          <w:delText xml:space="preserve"> bulk order</w:delText>
        </w:r>
        <w:r w:rsidR="003B1D29" w:rsidDel="00FA3B30">
          <w:rPr>
            <w:color w:val="0000FF"/>
            <w:sz w:val="18"/>
            <w:szCs w:val="18"/>
          </w:rPr>
          <w:delText>s</w:delText>
        </w:r>
        <w:r w:rsidR="000D129E" w:rsidDel="00FA3B30">
          <w:rPr>
            <w:color w:val="0000FF"/>
            <w:sz w:val="18"/>
            <w:szCs w:val="18"/>
          </w:rPr>
          <w:delText xml:space="preserve"> from us</w:delText>
        </w:r>
      </w:del>
    </w:p>
    <w:p w14:paraId="559540D0" w14:textId="6601717F" w:rsidR="003B1D29" w:rsidRDefault="003B1D29" w:rsidP="002D4FA3">
      <w:pPr>
        <w:numPr>
          <w:ilvl w:val="1"/>
          <w:numId w:val="5"/>
        </w:numPr>
        <w:pBdr>
          <w:top w:val="nil"/>
          <w:left w:val="nil"/>
          <w:bottom w:val="nil"/>
          <w:right w:val="nil"/>
          <w:between w:val="nil"/>
        </w:pBdr>
        <w:contextualSpacing/>
        <w:rPr>
          <w:color w:val="0000FF"/>
          <w:sz w:val="18"/>
          <w:szCs w:val="18"/>
        </w:rPr>
      </w:pPr>
      <w:commentRangeStart w:id="196"/>
      <w:r>
        <w:rPr>
          <w:color w:val="0000FF"/>
          <w:sz w:val="18"/>
          <w:szCs w:val="18"/>
        </w:rPr>
        <w:t>We use guerilla marketing to find customers to make sales which is a very long sales process</w:t>
      </w:r>
      <w:commentRangeEnd w:id="196"/>
      <w:r w:rsidR="00FA3B30">
        <w:rPr>
          <w:rStyle w:val="CommentReference"/>
        </w:rPr>
        <w:commentReference w:id="196"/>
      </w:r>
    </w:p>
    <w:p w14:paraId="606C0707" w14:textId="5A4B5346" w:rsidR="003B1D29" w:rsidRPr="002D4FA3" w:rsidRDefault="003B1D29" w:rsidP="002D4FA3">
      <w:pPr>
        <w:numPr>
          <w:ilvl w:val="1"/>
          <w:numId w:val="5"/>
        </w:numPr>
        <w:pBdr>
          <w:top w:val="nil"/>
          <w:left w:val="nil"/>
          <w:bottom w:val="nil"/>
          <w:right w:val="nil"/>
          <w:between w:val="nil"/>
        </w:pBdr>
        <w:contextualSpacing/>
        <w:rPr>
          <w:color w:val="0000FF"/>
          <w:sz w:val="18"/>
          <w:szCs w:val="18"/>
        </w:rPr>
      </w:pPr>
      <w:commentRangeStart w:id="197"/>
      <w:r>
        <w:rPr>
          <w:color w:val="0000FF"/>
          <w:sz w:val="18"/>
          <w:szCs w:val="18"/>
        </w:rPr>
        <w:t>Creat</w:t>
      </w:r>
      <w:ins w:id="198" w:author="Leonard Sachs" w:date="2019-09-11T12:05:00Z">
        <w:r w:rsidR="00FA3B30">
          <w:rPr>
            <w:color w:val="0000FF"/>
            <w:sz w:val="18"/>
            <w:szCs w:val="18"/>
          </w:rPr>
          <w:t>e</w:t>
        </w:r>
      </w:ins>
      <w:del w:id="199" w:author="Leonard Sachs" w:date="2019-09-11T12:05:00Z">
        <w:r w:rsidDel="00FA3B30">
          <w:rPr>
            <w:color w:val="0000FF"/>
            <w:sz w:val="18"/>
            <w:szCs w:val="18"/>
          </w:rPr>
          <w:delText>ing</w:delText>
        </w:r>
      </w:del>
      <w:r>
        <w:rPr>
          <w:color w:val="0000FF"/>
          <w:sz w:val="18"/>
          <w:szCs w:val="18"/>
        </w:rPr>
        <w:t xml:space="preserve"> a website that walks potential customers through our process and allow potential customers to order bulk packs will be the next steps to generating revenue</w:t>
      </w:r>
      <w:commentRangeEnd w:id="197"/>
      <w:r w:rsidR="00FA3B30">
        <w:rPr>
          <w:rStyle w:val="CommentReference"/>
        </w:rPr>
        <w:commentReference w:id="197"/>
      </w:r>
    </w:p>
    <w:p w14:paraId="10509A94" w14:textId="77777777" w:rsidR="003B1D29" w:rsidRPr="003B1D29" w:rsidRDefault="00641616">
      <w:pPr>
        <w:numPr>
          <w:ilvl w:val="0"/>
          <w:numId w:val="5"/>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How will you initially obtain your first customer(s)?</w:t>
      </w:r>
      <w:r>
        <w:rPr>
          <w:rFonts w:ascii="Calibri" w:eastAsia="Calibri" w:hAnsi="Calibri" w:cs="Calibri"/>
          <w:i/>
          <w:color w:val="FF0000"/>
          <w:sz w:val="18"/>
          <w:szCs w:val="18"/>
        </w:rPr>
        <w:t xml:space="preserve"> (Be specific and include timeframe).</w:t>
      </w:r>
      <w:r>
        <w:rPr>
          <w:rFonts w:ascii="Calibri" w:eastAsia="Calibri" w:hAnsi="Calibri" w:cs="Calibri"/>
          <w:color w:val="FF0000"/>
          <w:sz w:val="18"/>
          <w:szCs w:val="18"/>
        </w:rPr>
        <w:t xml:space="preserve"> If you are already selling, what is your plan for getting more orders?</w:t>
      </w:r>
      <w:r w:rsidR="00F81E04">
        <w:rPr>
          <w:rFonts w:ascii="Calibri" w:eastAsia="Calibri" w:hAnsi="Calibri" w:cs="Calibri"/>
          <w:color w:val="FF0000"/>
          <w:sz w:val="18"/>
          <w:szCs w:val="18"/>
        </w:rPr>
        <w:t xml:space="preserve"> </w:t>
      </w:r>
    </w:p>
    <w:p w14:paraId="69C753ED" w14:textId="03A9FFB0" w:rsidR="00B75F73" w:rsidRPr="00CC787F" w:rsidRDefault="00F81E04" w:rsidP="003B1D29">
      <w:pPr>
        <w:numPr>
          <w:ilvl w:val="1"/>
          <w:numId w:val="5"/>
        </w:numPr>
        <w:pBdr>
          <w:top w:val="nil"/>
          <w:left w:val="nil"/>
          <w:bottom w:val="nil"/>
          <w:right w:val="nil"/>
          <w:between w:val="nil"/>
        </w:pBdr>
        <w:contextualSpacing/>
        <w:rPr>
          <w:color w:val="FF0000"/>
          <w:sz w:val="18"/>
          <w:szCs w:val="18"/>
        </w:rPr>
      </w:pPr>
      <w:commentRangeStart w:id="200"/>
      <w:r>
        <w:rPr>
          <w:rFonts w:ascii="Calibri" w:eastAsia="Calibri" w:hAnsi="Calibri" w:cs="Calibri"/>
          <w:sz w:val="18"/>
          <w:szCs w:val="18"/>
        </w:rPr>
        <w:t>Simplify the sales cycle</w:t>
      </w:r>
      <w:r w:rsidR="00E25B3D">
        <w:rPr>
          <w:rFonts w:ascii="Calibri" w:eastAsia="Calibri" w:hAnsi="Calibri" w:cs="Calibri"/>
          <w:sz w:val="18"/>
          <w:szCs w:val="18"/>
        </w:rPr>
        <w:t xml:space="preserve"> through automating </w:t>
      </w:r>
      <w:del w:id="201" w:author="Leonard Sachs" w:date="2019-09-11T12:07:00Z">
        <w:r w:rsidR="00E25B3D" w:rsidDel="00FA3B30">
          <w:rPr>
            <w:rFonts w:ascii="Calibri" w:eastAsia="Calibri" w:hAnsi="Calibri" w:cs="Calibri"/>
            <w:sz w:val="18"/>
            <w:szCs w:val="18"/>
          </w:rPr>
          <w:delText xml:space="preserve">&amp; </w:delText>
        </w:r>
      </w:del>
      <w:ins w:id="202" w:author="Leonard Sachs" w:date="2019-09-11T12:07:00Z">
        <w:r w:rsidR="00FA3B30">
          <w:rPr>
            <w:rFonts w:ascii="Calibri" w:eastAsia="Calibri" w:hAnsi="Calibri" w:cs="Calibri"/>
            <w:sz w:val="18"/>
            <w:szCs w:val="18"/>
          </w:rPr>
          <w:t xml:space="preserve">and </w:t>
        </w:r>
      </w:ins>
      <w:r w:rsidR="00E25B3D">
        <w:rPr>
          <w:rFonts w:ascii="Calibri" w:eastAsia="Calibri" w:hAnsi="Calibri" w:cs="Calibri"/>
          <w:sz w:val="18"/>
          <w:szCs w:val="18"/>
        </w:rPr>
        <w:t xml:space="preserve">localizing the sales process from start to finish. </w:t>
      </w:r>
      <w:r w:rsidR="003B1D29">
        <w:rPr>
          <w:rFonts w:ascii="Calibri" w:eastAsia="Calibri" w:hAnsi="Calibri" w:cs="Calibri"/>
          <w:sz w:val="18"/>
          <w:szCs w:val="18"/>
        </w:rPr>
        <w:t xml:space="preserve">Our </w:t>
      </w:r>
      <w:del w:id="203" w:author="Leonard Sachs" w:date="2019-09-11T12:07:00Z">
        <w:r w:rsidR="003B1D29" w:rsidDel="00FA3B30">
          <w:rPr>
            <w:rFonts w:ascii="Calibri" w:eastAsia="Calibri" w:hAnsi="Calibri" w:cs="Calibri"/>
            <w:sz w:val="18"/>
            <w:szCs w:val="18"/>
          </w:rPr>
          <w:delText xml:space="preserve">sales </w:delText>
        </w:r>
      </w:del>
      <w:ins w:id="204" w:author="Leonard Sachs" w:date="2019-09-11T12:07:00Z">
        <w:r w:rsidR="00FA3B30">
          <w:rPr>
            <w:rFonts w:ascii="Calibri" w:eastAsia="Calibri" w:hAnsi="Calibri" w:cs="Calibri"/>
            <w:sz w:val="18"/>
            <w:szCs w:val="18"/>
          </w:rPr>
          <w:t xml:space="preserve">manufacturing </w:t>
        </w:r>
      </w:ins>
      <w:r w:rsidR="003B1D29">
        <w:rPr>
          <w:rFonts w:ascii="Calibri" w:eastAsia="Calibri" w:hAnsi="Calibri" w:cs="Calibri"/>
          <w:sz w:val="18"/>
          <w:szCs w:val="18"/>
        </w:rPr>
        <w:t xml:space="preserve">process is currently all overseas and the main two issues are the lead time and minimum order. </w:t>
      </w:r>
      <w:r w:rsidR="00CC787F">
        <w:rPr>
          <w:rFonts w:ascii="Calibri" w:eastAsia="Calibri" w:hAnsi="Calibri" w:cs="Calibri"/>
          <w:sz w:val="18"/>
          <w:szCs w:val="18"/>
        </w:rPr>
        <w:t>Our plan to get more orders is to be able to create a place where people know what we do and could place a bulk order of packs online or contact us for a quote</w:t>
      </w:r>
      <w:ins w:id="205" w:author="Leonard Sachs" w:date="2019-09-11T12:07:00Z">
        <w:r w:rsidR="00FA3B30">
          <w:rPr>
            <w:rFonts w:ascii="Calibri" w:eastAsia="Calibri" w:hAnsi="Calibri" w:cs="Calibri"/>
            <w:sz w:val="18"/>
            <w:szCs w:val="18"/>
          </w:rPr>
          <w:t>.</w:t>
        </w:r>
      </w:ins>
      <w:commentRangeEnd w:id="200"/>
      <w:ins w:id="206" w:author="Leonard Sachs" w:date="2019-09-11T12:08:00Z">
        <w:r w:rsidR="00FA3B30">
          <w:rPr>
            <w:rStyle w:val="CommentReference"/>
          </w:rPr>
          <w:commentReference w:id="200"/>
        </w:r>
      </w:ins>
    </w:p>
    <w:p w14:paraId="56132A02" w14:textId="6414493A" w:rsidR="00CC787F" w:rsidRPr="00CC787F" w:rsidRDefault="00CC787F" w:rsidP="00CC787F">
      <w:pPr>
        <w:numPr>
          <w:ilvl w:val="2"/>
          <w:numId w:val="5"/>
        </w:numPr>
        <w:pBdr>
          <w:top w:val="nil"/>
          <w:left w:val="nil"/>
          <w:bottom w:val="nil"/>
          <w:right w:val="nil"/>
          <w:between w:val="nil"/>
        </w:pBdr>
        <w:contextualSpacing/>
        <w:rPr>
          <w:color w:val="FF0000"/>
          <w:sz w:val="18"/>
          <w:szCs w:val="18"/>
        </w:rPr>
      </w:pPr>
      <w:commentRangeStart w:id="207"/>
      <w:r>
        <w:rPr>
          <w:rFonts w:ascii="Calibri" w:eastAsia="Calibri" w:hAnsi="Calibri" w:cs="Calibri"/>
          <w:sz w:val="18"/>
          <w:szCs w:val="18"/>
        </w:rPr>
        <w:t xml:space="preserve">There is not enough time in the day to contact every music festival, event or artist and personally pitch, manually create a prototype for a sale. </w:t>
      </w:r>
      <w:commentRangeEnd w:id="207"/>
      <w:r w:rsidR="00F143F5">
        <w:rPr>
          <w:rStyle w:val="CommentReference"/>
        </w:rPr>
        <w:commentReference w:id="207"/>
      </w:r>
    </w:p>
    <w:p w14:paraId="794A220A" w14:textId="4F03D4AC" w:rsidR="00CC787F" w:rsidRDefault="00CC787F" w:rsidP="00CC787F">
      <w:pPr>
        <w:numPr>
          <w:ilvl w:val="2"/>
          <w:numId w:val="5"/>
        </w:numPr>
        <w:pBdr>
          <w:top w:val="nil"/>
          <w:left w:val="nil"/>
          <w:bottom w:val="nil"/>
          <w:right w:val="nil"/>
          <w:between w:val="nil"/>
        </w:pBdr>
        <w:contextualSpacing/>
        <w:rPr>
          <w:color w:val="FF0000"/>
          <w:sz w:val="18"/>
          <w:szCs w:val="18"/>
        </w:rPr>
      </w:pPr>
      <w:r>
        <w:rPr>
          <w:rFonts w:ascii="Calibri" w:eastAsia="Calibri" w:hAnsi="Calibri" w:cs="Calibri"/>
          <w:sz w:val="18"/>
          <w:szCs w:val="18"/>
        </w:rPr>
        <w:t xml:space="preserve">Creating a website that talks about what we do with the custom ordering will allow us to </w:t>
      </w:r>
      <w:r w:rsidR="00690822">
        <w:rPr>
          <w:rFonts w:ascii="Calibri" w:eastAsia="Calibri" w:hAnsi="Calibri" w:cs="Calibri"/>
          <w:sz w:val="18"/>
          <w:szCs w:val="18"/>
        </w:rPr>
        <w:t xml:space="preserve">have potential customers order directly online or contact us for a quote. </w:t>
      </w:r>
    </w:p>
    <w:p w14:paraId="3F13228E" w14:textId="77777777" w:rsidR="00690822" w:rsidRPr="00690822" w:rsidRDefault="00641616">
      <w:pPr>
        <w:numPr>
          <w:ilvl w:val="0"/>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What marketing will you do in the near term to support your sales efforts? </w:t>
      </w:r>
      <w:r>
        <w:rPr>
          <w:rFonts w:ascii="Calibri" w:eastAsia="Calibri" w:hAnsi="Calibri" w:cs="Calibri"/>
          <w:i/>
          <w:sz w:val="18"/>
          <w:szCs w:val="18"/>
        </w:rPr>
        <w:t xml:space="preserve">(Include timeframe) </w:t>
      </w:r>
    </w:p>
    <w:p w14:paraId="18DEFED0" w14:textId="23A1F78F" w:rsidR="00690822" w:rsidRPr="00690822" w:rsidRDefault="00690822" w:rsidP="00690822">
      <w:pPr>
        <w:numPr>
          <w:ilvl w:val="1"/>
          <w:numId w:val="5"/>
        </w:numPr>
        <w:pBdr>
          <w:top w:val="nil"/>
          <w:left w:val="nil"/>
          <w:bottom w:val="nil"/>
          <w:right w:val="nil"/>
          <w:between w:val="nil"/>
        </w:pBdr>
        <w:contextualSpacing/>
        <w:rPr>
          <w:i/>
          <w:sz w:val="18"/>
          <w:szCs w:val="18"/>
        </w:rPr>
      </w:pPr>
      <w:r>
        <w:rPr>
          <w:rFonts w:ascii="Calibri" w:eastAsia="Calibri" w:hAnsi="Calibri" w:cs="Calibri"/>
          <w:sz w:val="18"/>
          <w:szCs w:val="18"/>
        </w:rPr>
        <w:t>Q</w:t>
      </w:r>
      <w:r w:rsidR="006A15A0">
        <w:rPr>
          <w:rFonts w:ascii="Calibri" w:eastAsia="Calibri" w:hAnsi="Calibri" w:cs="Calibri"/>
          <w:sz w:val="18"/>
          <w:szCs w:val="18"/>
        </w:rPr>
        <w:t>2</w:t>
      </w:r>
      <w:r>
        <w:rPr>
          <w:rFonts w:ascii="Calibri" w:eastAsia="Calibri" w:hAnsi="Calibri" w:cs="Calibri"/>
          <w:sz w:val="18"/>
          <w:szCs w:val="18"/>
        </w:rPr>
        <w:t>-</w:t>
      </w:r>
      <w:r w:rsidR="001335F6">
        <w:rPr>
          <w:rFonts w:ascii="Calibri" w:eastAsia="Calibri" w:hAnsi="Calibri" w:cs="Calibri"/>
          <w:sz w:val="18"/>
          <w:szCs w:val="18"/>
        </w:rPr>
        <w:t xml:space="preserve">Q4 2019 </w:t>
      </w:r>
      <w:r>
        <w:rPr>
          <w:rFonts w:ascii="Calibri" w:eastAsia="Calibri" w:hAnsi="Calibri" w:cs="Calibri"/>
          <w:sz w:val="18"/>
          <w:szCs w:val="18"/>
        </w:rPr>
        <w:t xml:space="preserve">we </w:t>
      </w:r>
      <w:r w:rsidR="00041148">
        <w:rPr>
          <w:rFonts w:ascii="Calibri" w:eastAsia="Calibri" w:hAnsi="Calibri" w:cs="Calibri"/>
          <w:sz w:val="18"/>
          <w:szCs w:val="18"/>
        </w:rPr>
        <w:t>have our Brand Ambassadors present at Music Festivals as well as being an Event Sponsor to build brand awareness</w:t>
      </w:r>
    </w:p>
    <w:p w14:paraId="5FD4DD69" w14:textId="3F7E7571" w:rsidR="006A15A0" w:rsidRPr="006A15A0" w:rsidRDefault="006A15A0" w:rsidP="00690822">
      <w:pPr>
        <w:numPr>
          <w:ilvl w:val="2"/>
          <w:numId w:val="5"/>
        </w:numPr>
        <w:pBdr>
          <w:top w:val="nil"/>
          <w:left w:val="nil"/>
          <w:bottom w:val="nil"/>
          <w:right w:val="nil"/>
          <w:between w:val="nil"/>
        </w:pBdr>
        <w:contextualSpacing/>
        <w:rPr>
          <w:i/>
          <w:sz w:val="18"/>
          <w:szCs w:val="18"/>
        </w:rPr>
      </w:pPr>
      <w:r>
        <w:rPr>
          <w:iCs/>
          <w:sz w:val="18"/>
          <w:szCs w:val="18"/>
        </w:rPr>
        <w:t xml:space="preserve">June 2019 – Electric Forest – Donated to </w:t>
      </w:r>
      <w:proofErr w:type="spellStart"/>
      <w:r>
        <w:rPr>
          <w:iCs/>
          <w:sz w:val="18"/>
          <w:szCs w:val="18"/>
        </w:rPr>
        <w:t>Electricology</w:t>
      </w:r>
      <w:proofErr w:type="spellEnd"/>
      <w:r>
        <w:rPr>
          <w:iCs/>
          <w:sz w:val="18"/>
          <w:szCs w:val="18"/>
        </w:rPr>
        <w:t xml:space="preserve"> </w:t>
      </w:r>
      <w:proofErr w:type="gramStart"/>
      <w:r>
        <w:rPr>
          <w:iCs/>
          <w:sz w:val="18"/>
          <w:szCs w:val="18"/>
        </w:rPr>
        <w:t>for  Prize</w:t>
      </w:r>
      <w:proofErr w:type="gramEnd"/>
      <w:r>
        <w:rPr>
          <w:iCs/>
          <w:sz w:val="18"/>
          <w:szCs w:val="18"/>
        </w:rPr>
        <w:t xml:space="preserve"> Cart Sponsor</w:t>
      </w:r>
    </w:p>
    <w:p w14:paraId="716C5700" w14:textId="16E36AF9" w:rsidR="006A15A0" w:rsidRPr="006A15A0" w:rsidRDefault="006A15A0" w:rsidP="00690822">
      <w:pPr>
        <w:numPr>
          <w:ilvl w:val="2"/>
          <w:numId w:val="5"/>
        </w:numPr>
        <w:pBdr>
          <w:top w:val="nil"/>
          <w:left w:val="nil"/>
          <w:bottom w:val="nil"/>
          <w:right w:val="nil"/>
          <w:between w:val="nil"/>
        </w:pBdr>
        <w:contextualSpacing/>
        <w:rPr>
          <w:i/>
          <w:sz w:val="18"/>
          <w:szCs w:val="18"/>
        </w:rPr>
      </w:pPr>
      <w:r>
        <w:rPr>
          <w:iCs/>
          <w:sz w:val="18"/>
          <w:szCs w:val="18"/>
        </w:rPr>
        <w:t xml:space="preserve">June 2019 – Sprint Awakening </w:t>
      </w:r>
      <w:r w:rsidR="00E45600">
        <w:rPr>
          <w:iCs/>
          <w:sz w:val="18"/>
          <w:szCs w:val="18"/>
        </w:rPr>
        <w:t>–</w:t>
      </w:r>
      <w:r>
        <w:rPr>
          <w:iCs/>
          <w:sz w:val="18"/>
          <w:szCs w:val="18"/>
        </w:rPr>
        <w:t xml:space="preserve"> </w:t>
      </w:r>
      <w:r w:rsidR="00E45600">
        <w:rPr>
          <w:iCs/>
          <w:sz w:val="18"/>
          <w:szCs w:val="18"/>
        </w:rPr>
        <w:t xml:space="preserve">Brand Ambassadors passed out 1000 wrist bands + displayed in local partnership vending booth D-Town </w:t>
      </w:r>
      <w:proofErr w:type="spellStart"/>
      <w:r w:rsidR="00E45600">
        <w:rPr>
          <w:iCs/>
          <w:sz w:val="18"/>
          <w:szCs w:val="18"/>
        </w:rPr>
        <w:t>Designz</w:t>
      </w:r>
      <w:proofErr w:type="spellEnd"/>
    </w:p>
    <w:p w14:paraId="0A6084F0" w14:textId="69F68133" w:rsidR="001335F6" w:rsidRPr="001335F6" w:rsidRDefault="001335F6" w:rsidP="00690822">
      <w:pPr>
        <w:numPr>
          <w:ilvl w:val="2"/>
          <w:numId w:val="5"/>
        </w:numPr>
        <w:pBdr>
          <w:top w:val="nil"/>
          <w:left w:val="nil"/>
          <w:bottom w:val="nil"/>
          <w:right w:val="nil"/>
          <w:between w:val="nil"/>
        </w:pBdr>
        <w:contextualSpacing/>
        <w:rPr>
          <w:i/>
          <w:sz w:val="18"/>
          <w:szCs w:val="18"/>
        </w:rPr>
      </w:pPr>
      <w:r>
        <w:rPr>
          <w:iCs/>
          <w:sz w:val="18"/>
          <w:szCs w:val="18"/>
        </w:rPr>
        <w:t xml:space="preserve">August 2019 </w:t>
      </w:r>
      <w:r w:rsidR="00E45600">
        <w:rPr>
          <w:iCs/>
          <w:sz w:val="18"/>
          <w:szCs w:val="18"/>
        </w:rPr>
        <w:t>–</w:t>
      </w:r>
      <w:r>
        <w:rPr>
          <w:iCs/>
          <w:sz w:val="18"/>
          <w:szCs w:val="18"/>
        </w:rPr>
        <w:t xml:space="preserve"> </w:t>
      </w:r>
      <w:proofErr w:type="spellStart"/>
      <w:r>
        <w:rPr>
          <w:iCs/>
          <w:sz w:val="18"/>
          <w:szCs w:val="18"/>
        </w:rPr>
        <w:t>TommyStock</w:t>
      </w:r>
      <w:proofErr w:type="spellEnd"/>
      <w:r w:rsidR="00E45600">
        <w:rPr>
          <w:iCs/>
          <w:sz w:val="18"/>
          <w:szCs w:val="18"/>
        </w:rPr>
        <w:t xml:space="preserve"> Brand Ambassadors passed out wrist bands</w:t>
      </w:r>
    </w:p>
    <w:p w14:paraId="7FA4A0C1" w14:textId="3A9224EB" w:rsidR="00690822" w:rsidRPr="00690822" w:rsidRDefault="001335F6" w:rsidP="00690822">
      <w:pPr>
        <w:numPr>
          <w:ilvl w:val="2"/>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August 2019 - </w:t>
      </w:r>
      <w:r w:rsidR="00690822">
        <w:rPr>
          <w:rFonts w:ascii="Calibri" w:eastAsia="Calibri" w:hAnsi="Calibri" w:cs="Calibri"/>
          <w:sz w:val="18"/>
          <w:szCs w:val="18"/>
        </w:rPr>
        <w:t>Flint Drop Fest</w:t>
      </w:r>
      <w:r w:rsidR="00E45600">
        <w:rPr>
          <w:rFonts w:ascii="Calibri" w:eastAsia="Calibri" w:hAnsi="Calibri" w:cs="Calibri"/>
          <w:sz w:val="18"/>
          <w:szCs w:val="18"/>
        </w:rPr>
        <w:t xml:space="preserve"> – Sponsored Festival and Michigan Promotional Model Fashion Show donating 40 packs to all volunteers &amp; fashion show. Vending Booth</w:t>
      </w:r>
    </w:p>
    <w:p w14:paraId="1EEB8ED4" w14:textId="2A916A74" w:rsidR="00B75F73" w:rsidRPr="00E45600" w:rsidRDefault="00041148" w:rsidP="00690822">
      <w:pPr>
        <w:numPr>
          <w:ilvl w:val="2"/>
          <w:numId w:val="5"/>
        </w:numPr>
        <w:pBdr>
          <w:top w:val="nil"/>
          <w:left w:val="nil"/>
          <w:bottom w:val="nil"/>
          <w:right w:val="nil"/>
          <w:between w:val="nil"/>
        </w:pBdr>
        <w:contextualSpacing/>
        <w:rPr>
          <w:i/>
          <w:sz w:val="18"/>
          <w:szCs w:val="18"/>
        </w:rPr>
      </w:pPr>
      <w:r>
        <w:rPr>
          <w:rFonts w:ascii="Calibri" w:eastAsia="Calibri" w:hAnsi="Calibri" w:cs="Calibri"/>
          <w:iCs/>
          <w:sz w:val="18"/>
          <w:szCs w:val="18"/>
        </w:rPr>
        <w:t>September 2019 – Electric Zoo</w:t>
      </w:r>
      <w:r w:rsidR="00E45600">
        <w:rPr>
          <w:rFonts w:ascii="Calibri" w:eastAsia="Calibri" w:hAnsi="Calibri" w:cs="Calibri"/>
          <w:iCs/>
          <w:sz w:val="18"/>
          <w:szCs w:val="18"/>
        </w:rPr>
        <w:t xml:space="preserve"> – brand Ambassadors passed out wrist bands</w:t>
      </w:r>
    </w:p>
    <w:p w14:paraId="27ADBF7B" w14:textId="4FD643D6" w:rsidR="00E45600" w:rsidRPr="00041148" w:rsidRDefault="00E45600" w:rsidP="00690822">
      <w:pPr>
        <w:numPr>
          <w:ilvl w:val="2"/>
          <w:numId w:val="5"/>
        </w:numPr>
        <w:pBdr>
          <w:top w:val="nil"/>
          <w:left w:val="nil"/>
          <w:bottom w:val="nil"/>
          <w:right w:val="nil"/>
          <w:between w:val="nil"/>
        </w:pBdr>
        <w:contextualSpacing/>
        <w:rPr>
          <w:i/>
          <w:sz w:val="18"/>
          <w:szCs w:val="18"/>
        </w:rPr>
      </w:pPr>
      <w:r>
        <w:rPr>
          <w:rFonts w:ascii="Calibri" w:eastAsia="Calibri" w:hAnsi="Calibri" w:cs="Calibri"/>
          <w:iCs/>
          <w:sz w:val="18"/>
          <w:szCs w:val="18"/>
        </w:rPr>
        <w:t xml:space="preserve">September 2019 – Sponsor </w:t>
      </w:r>
      <w:proofErr w:type="spellStart"/>
      <w:r>
        <w:rPr>
          <w:rFonts w:ascii="Calibri" w:eastAsia="Calibri" w:hAnsi="Calibri" w:cs="Calibri"/>
          <w:iCs/>
          <w:sz w:val="18"/>
          <w:szCs w:val="18"/>
        </w:rPr>
        <w:t>Skwad</w:t>
      </w:r>
      <w:proofErr w:type="spellEnd"/>
      <w:r>
        <w:rPr>
          <w:rFonts w:ascii="Calibri" w:eastAsia="Calibri" w:hAnsi="Calibri" w:cs="Calibri"/>
          <w:iCs/>
          <w:sz w:val="18"/>
          <w:szCs w:val="18"/>
        </w:rPr>
        <w:t xml:space="preserve"> Records – All artists take pictures with hydration packs &amp; promotion on social media and live events. </w:t>
      </w:r>
    </w:p>
    <w:p w14:paraId="547833DA" w14:textId="69F54281" w:rsidR="00E45600" w:rsidRPr="00E45600" w:rsidRDefault="00E45600" w:rsidP="00E45600">
      <w:pPr>
        <w:numPr>
          <w:ilvl w:val="2"/>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September 2019 Sacred Vibrations Music Festival – Sponsoring event with </w:t>
      </w: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 &amp; Global Treatment Solutions supplying free filter water, entertainment; Vending booth, and Brand Ambassadors passing out 300 Bracelets</w:t>
      </w:r>
    </w:p>
    <w:p w14:paraId="01053FEF" w14:textId="55741E39" w:rsidR="00E45600" w:rsidRPr="00690822" w:rsidRDefault="00E45600" w:rsidP="00E45600">
      <w:pPr>
        <w:numPr>
          <w:ilvl w:val="2"/>
          <w:numId w:val="5"/>
        </w:numPr>
        <w:pBdr>
          <w:top w:val="nil"/>
          <w:left w:val="nil"/>
          <w:bottom w:val="nil"/>
          <w:right w:val="nil"/>
          <w:between w:val="nil"/>
        </w:pBdr>
        <w:contextualSpacing/>
        <w:rPr>
          <w:i/>
          <w:sz w:val="18"/>
          <w:szCs w:val="18"/>
        </w:rPr>
      </w:pPr>
      <w:r>
        <w:rPr>
          <w:rFonts w:ascii="Calibri" w:eastAsia="Calibri" w:hAnsi="Calibri" w:cs="Calibri"/>
          <w:sz w:val="18"/>
          <w:szCs w:val="18"/>
        </w:rPr>
        <w:t xml:space="preserve">September 2019 </w:t>
      </w:r>
      <w:proofErr w:type="spellStart"/>
      <w:r>
        <w:rPr>
          <w:rFonts w:ascii="Calibri" w:eastAsia="Calibri" w:hAnsi="Calibri" w:cs="Calibri"/>
          <w:sz w:val="18"/>
          <w:szCs w:val="18"/>
        </w:rPr>
        <w:t>Subtronics</w:t>
      </w:r>
      <w:proofErr w:type="spellEnd"/>
      <w:r>
        <w:rPr>
          <w:rFonts w:ascii="Calibri" w:eastAsia="Calibri" w:hAnsi="Calibri" w:cs="Calibri"/>
          <w:sz w:val="18"/>
          <w:szCs w:val="18"/>
        </w:rPr>
        <w:t xml:space="preserve"> Parking Lot Party – Sponsoring event with </w:t>
      </w:r>
      <w:proofErr w:type="spellStart"/>
      <w:r>
        <w:rPr>
          <w:rFonts w:ascii="Calibri" w:eastAsia="Calibri" w:hAnsi="Calibri" w:cs="Calibri"/>
          <w:sz w:val="18"/>
          <w:szCs w:val="18"/>
        </w:rPr>
        <w:t>Subtronic</w:t>
      </w:r>
      <w:proofErr w:type="spellEnd"/>
      <w:r>
        <w:rPr>
          <w:rFonts w:ascii="Calibri" w:eastAsia="Calibri" w:hAnsi="Calibri" w:cs="Calibri"/>
          <w:sz w:val="18"/>
          <w:szCs w:val="18"/>
        </w:rPr>
        <w:t xml:space="preserve"> meet up at the vending booth</w:t>
      </w:r>
    </w:p>
    <w:p w14:paraId="0F432E8F" w14:textId="24DDE1A5" w:rsidR="00041148" w:rsidRPr="00CC34A0" w:rsidRDefault="00E45600" w:rsidP="00CC34A0">
      <w:pPr>
        <w:numPr>
          <w:ilvl w:val="2"/>
          <w:numId w:val="5"/>
        </w:numPr>
        <w:pBdr>
          <w:top w:val="nil"/>
          <w:left w:val="nil"/>
          <w:bottom w:val="nil"/>
          <w:right w:val="nil"/>
          <w:between w:val="nil"/>
        </w:pBdr>
        <w:contextualSpacing/>
        <w:rPr>
          <w:i/>
          <w:sz w:val="18"/>
          <w:szCs w:val="18"/>
        </w:rPr>
      </w:pPr>
      <w:r>
        <w:rPr>
          <w:iCs/>
          <w:sz w:val="18"/>
          <w:szCs w:val="18"/>
        </w:rPr>
        <w:t xml:space="preserve">September 2019 Lost Lands Music Festival Brand Ambassadors passing out 1000 bracelets and giving away free </w:t>
      </w:r>
      <w:r w:rsidR="00CC34A0">
        <w:rPr>
          <w:iCs/>
          <w:sz w:val="18"/>
          <w:szCs w:val="18"/>
        </w:rPr>
        <w:t>h</w:t>
      </w:r>
      <w:r w:rsidRPr="00CC34A0">
        <w:rPr>
          <w:iCs/>
          <w:sz w:val="18"/>
          <w:szCs w:val="18"/>
        </w:rPr>
        <w:t xml:space="preserve">ydration </w:t>
      </w:r>
      <w:r w:rsidR="00CC34A0">
        <w:rPr>
          <w:iCs/>
          <w:sz w:val="18"/>
          <w:szCs w:val="18"/>
        </w:rPr>
        <w:t>p</w:t>
      </w:r>
      <w:r w:rsidRPr="00CC34A0">
        <w:rPr>
          <w:iCs/>
          <w:sz w:val="18"/>
          <w:szCs w:val="18"/>
        </w:rPr>
        <w:t xml:space="preserve">acks to influencers </w:t>
      </w:r>
    </w:p>
    <w:p w14:paraId="6F263A4D" w14:textId="2B364DE2" w:rsidR="00CC34A0" w:rsidRPr="001726DB" w:rsidRDefault="00CC34A0" w:rsidP="00CC34A0">
      <w:pPr>
        <w:numPr>
          <w:ilvl w:val="3"/>
          <w:numId w:val="5"/>
        </w:numPr>
        <w:pBdr>
          <w:top w:val="nil"/>
          <w:left w:val="nil"/>
          <w:bottom w:val="nil"/>
          <w:right w:val="nil"/>
          <w:between w:val="nil"/>
        </w:pBdr>
        <w:contextualSpacing/>
        <w:rPr>
          <w:i/>
          <w:sz w:val="18"/>
          <w:szCs w:val="18"/>
        </w:rPr>
      </w:pPr>
      <w:proofErr w:type="spellStart"/>
      <w:r>
        <w:rPr>
          <w:iCs/>
          <w:sz w:val="18"/>
          <w:szCs w:val="18"/>
        </w:rPr>
        <w:t>Protohype</w:t>
      </w:r>
      <w:proofErr w:type="spellEnd"/>
      <w:r>
        <w:rPr>
          <w:iCs/>
          <w:sz w:val="18"/>
          <w:szCs w:val="18"/>
        </w:rPr>
        <w:t xml:space="preserve"> </w:t>
      </w:r>
      <w:r w:rsidR="001726DB">
        <w:rPr>
          <w:iCs/>
          <w:sz w:val="18"/>
          <w:szCs w:val="18"/>
        </w:rPr>
        <w:t>–</w:t>
      </w:r>
      <w:r>
        <w:rPr>
          <w:iCs/>
          <w:sz w:val="18"/>
          <w:szCs w:val="18"/>
        </w:rPr>
        <w:t xml:space="preserve"> artist</w:t>
      </w:r>
    </w:p>
    <w:p w14:paraId="07F2E44B" w14:textId="1F0398CE" w:rsidR="001726DB" w:rsidRPr="001726DB" w:rsidRDefault="001726DB" w:rsidP="00CC34A0">
      <w:pPr>
        <w:numPr>
          <w:ilvl w:val="3"/>
          <w:numId w:val="5"/>
        </w:numPr>
        <w:pBdr>
          <w:top w:val="nil"/>
          <w:left w:val="nil"/>
          <w:bottom w:val="nil"/>
          <w:right w:val="nil"/>
          <w:between w:val="nil"/>
        </w:pBdr>
        <w:contextualSpacing/>
        <w:rPr>
          <w:i/>
          <w:sz w:val="18"/>
          <w:szCs w:val="18"/>
        </w:rPr>
      </w:pPr>
      <w:proofErr w:type="spellStart"/>
      <w:r>
        <w:rPr>
          <w:iCs/>
          <w:sz w:val="18"/>
          <w:szCs w:val="18"/>
        </w:rPr>
        <w:t>LSDream</w:t>
      </w:r>
      <w:proofErr w:type="spellEnd"/>
      <w:r>
        <w:rPr>
          <w:iCs/>
          <w:sz w:val="18"/>
          <w:szCs w:val="18"/>
        </w:rPr>
        <w:t xml:space="preserve"> – artist</w:t>
      </w:r>
    </w:p>
    <w:p w14:paraId="39DA1A14" w14:textId="7235F026" w:rsidR="001726DB" w:rsidRPr="001726DB" w:rsidRDefault="001726DB" w:rsidP="00CC34A0">
      <w:pPr>
        <w:numPr>
          <w:ilvl w:val="3"/>
          <w:numId w:val="5"/>
        </w:numPr>
        <w:pBdr>
          <w:top w:val="nil"/>
          <w:left w:val="nil"/>
          <w:bottom w:val="nil"/>
          <w:right w:val="nil"/>
          <w:between w:val="nil"/>
        </w:pBdr>
        <w:contextualSpacing/>
        <w:rPr>
          <w:i/>
          <w:sz w:val="18"/>
          <w:szCs w:val="18"/>
        </w:rPr>
      </w:pPr>
      <w:r>
        <w:rPr>
          <w:iCs/>
          <w:sz w:val="18"/>
          <w:szCs w:val="18"/>
        </w:rPr>
        <w:t>Zeds Dead – artist</w:t>
      </w:r>
    </w:p>
    <w:p w14:paraId="08440BA5" w14:textId="20CE3EFD" w:rsidR="001726DB" w:rsidRPr="00CC34A0" w:rsidRDefault="001726DB" w:rsidP="00CC34A0">
      <w:pPr>
        <w:numPr>
          <w:ilvl w:val="3"/>
          <w:numId w:val="5"/>
        </w:numPr>
        <w:pBdr>
          <w:top w:val="nil"/>
          <w:left w:val="nil"/>
          <w:bottom w:val="nil"/>
          <w:right w:val="nil"/>
          <w:between w:val="nil"/>
        </w:pBdr>
        <w:contextualSpacing/>
        <w:rPr>
          <w:i/>
          <w:sz w:val="18"/>
          <w:szCs w:val="18"/>
        </w:rPr>
      </w:pPr>
      <w:proofErr w:type="spellStart"/>
      <w:r>
        <w:rPr>
          <w:iCs/>
          <w:sz w:val="18"/>
          <w:szCs w:val="18"/>
        </w:rPr>
        <w:t>Illenium</w:t>
      </w:r>
      <w:proofErr w:type="spellEnd"/>
      <w:r>
        <w:rPr>
          <w:iCs/>
          <w:sz w:val="18"/>
          <w:szCs w:val="18"/>
        </w:rPr>
        <w:t xml:space="preserve"> - artist</w:t>
      </w:r>
    </w:p>
    <w:p w14:paraId="527295A5" w14:textId="17F63223" w:rsidR="00E45600" w:rsidRPr="00E45600" w:rsidRDefault="00E45600" w:rsidP="00690822">
      <w:pPr>
        <w:numPr>
          <w:ilvl w:val="2"/>
          <w:numId w:val="5"/>
        </w:numPr>
        <w:pBdr>
          <w:top w:val="nil"/>
          <w:left w:val="nil"/>
          <w:bottom w:val="nil"/>
          <w:right w:val="nil"/>
          <w:between w:val="nil"/>
        </w:pBdr>
        <w:contextualSpacing/>
        <w:rPr>
          <w:i/>
          <w:sz w:val="18"/>
          <w:szCs w:val="18"/>
        </w:rPr>
      </w:pPr>
      <w:r>
        <w:rPr>
          <w:iCs/>
          <w:sz w:val="18"/>
          <w:szCs w:val="18"/>
        </w:rPr>
        <w:t xml:space="preserve">September 2019 Snails Pack Release – International touring artists, will be announcing partnership and pack availability for sale </w:t>
      </w:r>
    </w:p>
    <w:p w14:paraId="5AEE154C" w14:textId="1382DF04" w:rsidR="00E45600" w:rsidRPr="00E45600" w:rsidRDefault="00E45600" w:rsidP="00E45600">
      <w:pPr>
        <w:numPr>
          <w:ilvl w:val="3"/>
          <w:numId w:val="5"/>
        </w:numPr>
        <w:pBdr>
          <w:top w:val="nil"/>
          <w:left w:val="nil"/>
          <w:bottom w:val="nil"/>
          <w:right w:val="nil"/>
          <w:between w:val="nil"/>
        </w:pBdr>
        <w:contextualSpacing/>
        <w:rPr>
          <w:i/>
          <w:sz w:val="18"/>
          <w:szCs w:val="18"/>
        </w:rPr>
      </w:pPr>
      <w:r>
        <w:rPr>
          <w:iCs/>
          <w:sz w:val="18"/>
          <w:szCs w:val="18"/>
        </w:rPr>
        <w:t xml:space="preserve">October 2019 – </w:t>
      </w:r>
      <w:proofErr w:type="spellStart"/>
      <w:r>
        <w:rPr>
          <w:iCs/>
          <w:sz w:val="18"/>
          <w:szCs w:val="18"/>
        </w:rPr>
        <w:t>Sluggtopia</w:t>
      </w:r>
      <w:proofErr w:type="spellEnd"/>
      <w:r>
        <w:rPr>
          <w:iCs/>
          <w:sz w:val="18"/>
          <w:szCs w:val="18"/>
        </w:rPr>
        <w:t xml:space="preserve"> </w:t>
      </w:r>
      <w:proofErr w:type="spellStart"/>
      <w:r w:rsidR="00697B7D">
        <w:rPr>
          <w:iCs/>
          <w:sz w:val="18"/>
          <w:szCs w:val="18"/>
        </w:rPr>
        <w:t>Sneakpeak</w:t>
      </w:r>
      <w:proofErr w:type="spellEnd"/>
      <w:r w:rsidR="00697B7D">
        <w:rPr>
          <w:iCs/>
          <w:sz w:val="18"/>
          <w:szCs w:val="18"/>
        </w:rPr>
        <w:t xml:space="preserve"> Pack Release</w:t>
      </w:r>
    </w:p>
    <w:p w14:paraId="71E9462B" w14:textId="2ACD2682" w:rsidR="00E45600" w:rsidRPr="002446E3" w:rsidRDefault="00E45600" w:rsidP="00E45600">
      <w:pPr>
        <w:numPr>
          <w:ilvl w:val="3"/>
          <w:numId w:val="5"/>
        </w:numPr>
        <w:pBdr>
          <w:top w:val="nil"/>
          <w:left w:val="nil"/>
          <w:bottom w:val="nil"/>
          <w:right w:val="nil"/>
          <w:between w:val="nil"/>
        </w:pBdr>
        <w:contextualSpacing/>
        <w:rPr>
          <w:i/>
          <w:sz w:val="18"/>
          <w:szCs w:val="18"/>
        </w:rPr>
      </w:pPr>
      <w:r>
        <w:rPr>
          <w:iCs/>
          <w:sz w:val="18"/>
          <w:szCs w:val="18"/>
        </w:rPr>
        <w:t xml:space="preserve">November 2019 </w:t>
      </w:r>
      <w:r w:rsidR="00697B7D">
        <w:rPr>
          <w:iCs/>
          <w:sz w:val="18"/>
          <w:szCs w:val="18"/>
        </w:rPr>
        <w:t xml:space="preserve">– Tour Starts </w:t>
      </w:r>
    </w:p>
    <w:p w14:paraId="1B4B1103" w14:textId="728267E8" w:rsidR="002446E3" w:rsidRPr="002446E3" w:rsidRDefault="002446E3" w:rsidP="002446E3">
      <w:pPr>
        <w:numPr>
          <w:ilvl w:val="2"/>
          <w:numId w:val="5"/>
        </w:numPr>
        <w:pBdr>
          <w:top w:val="nil"/>
          <w:left w:val="nil"/>
          <w:bottom w:val="nil"/>
          <w:right w:val="nil"/>
          <w:between w:val="nil"/>
        </w:pBdr>
        <w:contextualSpacing/>
        <w:rPr>
          <w:i/>
          <w:sz w:val="18"/>
          <w:szCs w:val="18"/>
        </w:rPr>
      </w:pPr>
      <w:r>
        <w:rPr>
          <w:iCs/>
          <w:sz w:val="18"/>
          <w:szCs w:val="18"/>
        </w:rPr>
        <w:t xml:space="preserve">September 2019 – </w:t>
      </w:r>
      <w:proofErr w:type="spellStart"/>
      <w:r>
        <w:rPr>
          <w:iCs/>
          <w:sz w:val="18"/>
          <w:szCs w:val="18"/>
        </w:rPr>
        <w:t>LSDream</w:t>
      </w:r>
      <w:proofErr w:type="spellEnd"/>
      <w:r>
        <w:rPr>
          <w:iCs/>
          <w:sz w:val="18"/>
          <w:szCs w:val="18"/>
        </w:rPr>
        <w:t xml:space="preserve"> Pack Release – </w:t>
      </w:r>
      <w:proofErr w:type="spellStart"/>
      <w:r>
        <w:rPr>
          <w:iCs/>
          <w:sz w:val="18"/>
          <w:szCs w:val="18"/>
        </w:rPr>
        <w:t>Intenational</w:t>
      </w:r>
      <w:proofErr w:type="spellEnd"/>
      <w:r>
        <w:rPr>
          <w:iCs/>
          <w:sz w:val="18"/>
          <w:szCs w:val="18"/>
        </w:rPr>
        <w:t xml:space="preserve"> touring artists, will be announcing partnership and pack availability for sale</w:t>
      </w:r>
    </w:p>
    <w:p w14:paraId="0FD92658" w14:textId="3C21AB09" w:rsidR="002446E3" w:rsidRPr="004E7AF8" w:rsidRDefault="002446E3" w:rsidP="002446E3">
      <w:pPr>
        <w:numPr>
          <w:ilvl w:val="3"/>
          <w:numId w:val="5"/>
        </w:numPr>
        <w:pBdr>
          <w:top w:val="nil"/>
          <w:left w:val="nil"/>
          <w:bottom w:val="nil"/>
          <w:right w:val="nil"/>
          <w:between w:val="nil"/>
        </w:pBdr>
        <w:contextualSpacing/>
        <w:rPr>
          <w:i/>
          <w:sz w:val="18"/>
          <w:szCs w:val="18"/>
        </w:rPr>
      </w:pPr>
      <w:r>
        <w:rPr>
          <w:iCs/>
          <w:sz w:val="18"/>
          <w:szCs w:val="18"/>
        </w:rPr>
        <w:t>September 2019 – Lost Lands Meetup &amp; promo pictures taken</w:t>
      </w:r>
    </w:p>
    <w:p w14:paraId="5AEDAF5D" w14:textId="6C0C2FF7" w:rsidR="004E7AF8" w:rsidRDefault="004E7AF8" w:rsidP="004E7AF8">
      <w:pPr>
        <w:numPr>
          <w:ilvl w:val="2"/>
          <w:numId w:val="5"/>
        </w:numPr>
        <w:pBdr>
          <w:top w:val="nil"/>
          <w:left w:val="nil"/>
          <w:bottom w:val="nil"/>
          <w:right w:val="nil"/>
          <w:between w:val="nil"/>
        </w:pBdr>
        <w:contextualSpacing/>
        <w:rPr>
          <w:i/>
          <w:sz w:val="18"/>
          <w:szCs w:val="18"/>
        </w:rPr>
      </w:pPr>
      <w:proofErr w:type="spellStart"/>
      <w:r>
        <w:rPr>
          <w:iCs/>
          <w:sz w:val="18"/>
          <w:szCs w:val="18"/>
        </w:rPr>
        <w:t>Wakaan</w:t>
      </w:r>
      <w:proofErr w:type="spellEnd"/>
      <w:r>
        <w:rPr>
          <w:iCs/>
          <w:sz w:val="18"/>
          <w:szCs w:val="18"/>
        </w:rPr>
        <w:t xml:space="preserve"> Festival – Brand ambassador will be wearing </w:t>
      </w:r>
      <w:proofErr w:type="spellStart"/>
      <w:r>
        <w:rPr>
          <w:iCs/>
          <w:sz w:val="18"/>
          <w:szCs w:val="18"/>
        </w:rPr>
        <w:t>LSDream</w:t>
      </w:r>
      <w:proofErr w:type="spellEnd"/>
      <w:r>
        <w:rPr>
          <w:iCs/>
          <w:sz w:val="18"/>
          <w:szCs w:val="18"/>
        </w:rPr>
        <w:t xml:space="preserve"> pack &amp; passing out more wrist bands</w:t>
      </w:r>
    </w:p>
    <w:p w14:paraId="2A990720" w14:textId="13922DEF" w:rsidR="004E7AF8" w:rsidRPr="004E7AF8" w:rsidRDefault="004E7AF8" w:rsidP="004E7AF8">
      <w:pPr>
        <w:numPr>
          <w:ilvl w:val="2"/>
          <w:numId w:val="5"/>
        </w:numPr>
        <w:pBdr>
          <w:top w:val="nil"/>
          <w:left w:val="nil"/>
          <w:bottom w:val="nil"/>
          <w:right w:val="nil"/>
          <w:between w:val="nil"/>
        </w:pBdr>
        <w:contextualSpacing/>
        <w:rPr>
          <w:i/>
          <w:sz w:val="18"/>
          <w:szCs w:val="18"/>
        </w:rPr>
      </w:pPr>
      <w:r>
        <w:rPr>
          <w:iCs/>
          <w:sz w:val="18"/>
          <w:szCs w:val="18"/>
        </w:rPr>
        <w:t>Imagine Music Festival 2020 Negotiation starts that includes PR announcement with ticket sales announcement of packs being sold with ticket sales</w:t>
      </w:r>
    </w:p>
    <w:p w14:paraId="343F8467" w14:textId="77777777" w:rsidR="00275CBC" w:rsidRPr="00275CBC" w:rsidRDefault="00641616">
      <w:pPr>
        <w:numPr>
          <w:ilvl w:val="0"/>
          <w:numId w:val="5"/>
        </w:numPr>
        <w:pBdr>
          <w:top w:val="nil"/>
          <w:left w:val="nil"/>
          <w:bottom w:val="nil"/>
          <w:right w:val="nil"/>
          <w:between w:val="nil"/>
        </w:pBdr>
        <w:contextualSpacing/>
        <w:rPr>
          <w:color w:val="FF0000"/>
          <w:sz w:val="18"/>
          <w:szCs w:val="18"/>
        </w:rPr>
      </w:pPr>
      <w:r w:rsidRPr="00275CBC">
        <w:rPr>
          <w:rFonts w:ascii="Calibri" w:eastAsia="Calibri" w:hAnsi="Calibri" w:cs="Calibri"/>
          <w:color w:val="FF0000"/>
          <w:sz w:val="18"/>
          <w:szCs w:val="18"/>
        </w:rPr>
        <w:t xml:space="preserve">What justifications do you have that the marketing tactics you’ve identified will result in more sales than they cost? </w:t>
      </w:r>
    </w:p>
    <w:p w14:paraId="4DD32BCA" w14:textId="43810646" w:rsidR="00B75F73" w:rsidRPr="00340A42" w:rsidRDefault="00275CBC" w:rsidP="00275CBC">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We</w:t>
      </w:r>
      <w:ins w:id="208" w:author="Leonard Sachs" w:date="2019-09-11T12:11:00Z">
        <w:r w:rsidR="00F143F5">
          <w:rPr>
            <w:rFonts w:ascii="Calibri" w:eastAsia="Calibri" w:hAnsi="Calibri" w:cs="Calibri"/>
            <w:sz w:val="18"/>
            <w:szCs w:val="18"/>
          </w:rPr>
          <w:t xml:space="preserve"> </w:t>
        </w:r>
      </w:ins>
      <w:del w:id="209" w:author="Leonard Sachs" w:date="2019-09-11T12:11:00Z">
        <w:r w:rsidDel="00F143F5">
          <w:rPr>
            <w:rFonts w:ascii="Calibri" w:eastAsia="Calibri" w:hAnsi="Calibri" w:cs="Calibri"/>
            <w:sz w:val="18"/>
            <w:szCs w:val="18"/>
          </w:rPr>
          <w:delText xml:space="preserve">’ve already </w:delText>
        </w:r>
      </w:del>
      <w:proofErr w:type="spellStart"/>
      <w:ins w:id="210" w:author="Leonard Sachs" w:date="2019-09-11T12:11:00Z">
        <w:r w:rsidR="00F143F5">
          <w:rPr>
            <w:rFonts w:ascii="Calibri" w:eastAsia="Calibri" w:hAnsi="Calibri" w:cs="Calibri"/>
            <w:sz w:val="18"/>
            <w:szCs w:val="18"/>
          </w:rPr>
          <w:t>hacve</w:t>
        </w:r>
        <w:proofErr w:type="spellEnd"/>
        <w:r w:rsidR="00F143F5">
          <w:rPr>
            <w:rFonts w:ascii="Calibri" w:eastAsia="Calibri" w:hAnsi="Calibri" w:cs="Calibri"/>
            <w:sz w:val="18"/>
            <w:szCs w:val="18"/>
          </w:rPr>
          <w:t xml:space="preserve"> experience with</w:t>
        </w:r>
      </w:ins>
      <w:del w:id="211" w:author="Leonard Sachs" w:date="2019-09-11T12:11:00Z">
        <w:r w:rsidDel="00F143F5">
          <w:rPr>
            <w:rFonts w:ascii="Calibri" w:eastAsia="Calibri" w:hAnsi="Calibri" w:cs="Calibri"/>
            <w:sz w:val="18"/>
            <w:szCs w:val="18"/>
          </w:rPr>
          <w:delText xml:space="preserve">done </w:delText>
        </w:r>
      </w:del>
      <w:ins w:id="212" w:author="Leonard Sachs" w:date="2019-09-11T12:11:00Z">
        <w:r w:rsidR="00F143F5">
          <w:rPr>
            <w:rFonts w:ascii="Calibri" w:eastAsia="Calibri" w:hAnsi="Calibri" w:cs="Calibri"/>
            <w:sz w:val="18"/>
            <w:szCs w:val="18"/>
          </w:rPr>
          <w:t xml:space="preserve"> </w:t>
        </w:r>
      </w:ins>
      <w:r>
        <w:rPr>
          <w:rFonts w:ascii="Calibri" w:eastAsia="Calibri" w:hAnsi="Calibri" w:cs="Calibri"/>
          <w:sz w:val="18"/>
          <w:szCs w:val="18"/>
        </w:rPr>
        <w:t xml:space="preserve">these marketing tactics and they have worked and resulted in sales. </w:t>
      </w:r>
    </w:p>
    <w:p w14:paraId="4B559626" w14:textId="018F0589" w:rsidR="00340A42" w:rsidRPr="009721FC" w:rsidRDefault="009721FC" w:rsidP="00275CBC">
      <w:pPr>
        <w:numPr>
          <w:ilvl w:val="1"/>
          <w:numId w:val="5"/>
        </w:numPr>
        <w:pBdr>
          <w:top w:val="nil"/>
          <w:left w:val="nil"/>
          <w:bottom w:val="nil"/>
          <w:right w:val="nil"/>
          <w:between w:val="nil"/>
        </w:pBdr>
        <w:contextualSpacing/>
        <w:rPr>
          <w:sz w:val="18"/>
          <w:szCs w:val="18"/>
        </w:rPr>
      </w:pPr>
      <w:commentRangeStart w:id="213"/>
      <w:r>
        <w:rPr>
          <w:rFonts w:ascii="Calibri" w:eastAsia="Calibri" w:hAnsi="Calibri" w:cs="Calibri"/>
          <w:sz w:val="18"/>
          <w:szCs w:val="18"/>
        </w:rPr>
        <w:t xml:space="preserve">$811 - 3000 silicone glow in the dark wristbands </w:t>
      </w:r>
    </w:p>
    <w:p w14:paraId="66D41276" w14:textId="0B5DE29A" w:rsidR="009721FC" w:rsidRPr="005C1170" w:rsidRDefault="009721FC" w:rsidP="00275CBC">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w:t>
      </w:r>
      <w:r w:rsidR="005C1170">
        <w:rPr>
          <w:rFonts w:ascii="Calibri" w:eastAsia="Calibri" w:hAnsi="Calibri" w:cs="Calibri"/>
          <w:sz w:val="18"/>
          <w:szCs w:val="18"/>
        </w:rPr>
        <w:t>311 – 1000 Silicone glow in the dark Lost Lands wristbands</w:t>
      </w:r>
    </w:p>
    <w:p w14:paraId="2BCAF19B" w14:textId="4B41AC02" w:rsidR="005C1170" w:rsidRDefault="00A71CDE" w:rsidP="00275CBC">
      <w:pPr>
        <w:numPr>
          <w:ilvl w:val="1"/>
          <w:numId w:val="5"/>
        </w:numPr>
        <w:pBdr>
          <w:top w:val="nil"/>
          <w:left w:val="nil"/>
          <w:bottom w:val="nil"/>
          <w:right w:val="nil"/>
          <w:between w:val="nil"/>
        </w:pBdr>
        <w:contextualSpacing/>
        <w:rPr>
          <w:sz w:val="18"/>
          <w:szCs w:val="18"/>
        </w:rPr>
      </w:pPr>
      <w:r>
        <w:rPr>
          <w:sz w:val="18"/>
          <w:szCs w:val="18"/>
        </w:rPr>
        <w:t xml:space="preserve">Pack Donations </w:t>
      </w:r>
    </w:p>
    <w:p w14:paraId="3170A869" w14:textId="00EB2001" w:rsidR="00A71CDE" w:rsidRDefault="00A71CDE" w:rsidP="00275CBC">
      <w:pPr>
        <w:numPr>
          <w:ilvl w:val="1"/>
          <w:numId w:val="5"/>
        </w:numPr>
        <w:pBdr>
          <w:top w:val="nil"/>
          <w:left w:val="nil"/>
          <w:bottom w:val="nil"/>
          <w:right w:val="nil"/>
          <w:between w:val="nil"/>
        </w:pBdr>
        <w:contextualSpacing/>
        <w:rPr>
          <w:sz w:val="18"/>
          <w:szCs w:val="18"/>
        </w:rPr>
      </w:pPr>
      <w:r>
        <w:rPr>
          <w:sz w:val="18"/>
          <w:szCs w:val="18"/>
        </w:rPr>
        <w:t>Lost Lands Festival</w:t>
      </w:r>
    </w:p>
    <w:p w14:paraId="57377A70" w14:textId="3D17A2ED" w:rsidR="00A71CDE" w:rsidRDefault="00A71CDE" w:rsidP="00275CBC">
      <w:pPr>
        <w:numPr>
          <w:ilvl w:val="1"/>
          <w:numId w:val="5"/>
        </w:numPr>
        <w:pBdr>
          <w:top w:val="nil"/>
          <w:left w:val="nil"/>
          <w:bottom w:val="nil"/>
          <w:right w:val="nil"/>
          <w:between w:val="nil"/>
        </w:pBdr>
        <w:contextualSpacing/>
        <w:rPr>
          <w:sz w:val="18"/>
          <w:szCs w:val="18"/>
        </w:rPr>
      </w:pPr>
      <w:r>
        <w:rPr>
          <w:sz w:val="18"/>
          <w:szCs w:val="18"/>
        </w:rPr>
        <w:t>Spring Awakening Music Festival</w:t>
      </w:r>
    </w:p>
    <w:p w14:paraId="4ED22CD9" w14:textId="133688A2" w:rsidR="00A71CDE" w:rsidRDefault="00AD2F7B" w:rsidP="00275CBC">
      <w:pPr>
        <w:numPr>
          <w:ilvl w:val="1"/>
          <w:numId w:val="5"/>
        </w:numPr>
        <w:pBdr>
          <w:top w:val="nil"/>
          <w:left w:val="nil"/>
          <w:bottom w:val="nil"/>
          <w:right w:val="nil"/>
          <w:between w:val="nil"/>
        </w:pBdr>
        <w:contextualSpacing/>
        <w:rPr>
          <w:sz w:val="18"/>
          <w:szCs w:val="18"/>
        </w:rPr>
      </w:pPr>
      <w:r>
        <w:rPr>
          <w:sz w:val="18"/>
          <w:szCs w:val="18"/>
        </w:rPr>
        <w:t>Flint Drop Fest</w:t>
      </w:r>
      <w:commentRangeEnd w:id="213"/>
      <w:r w:rsidR="00F143F5">
        <w:rPr>
          <w:rStyle w:val="CommentReference"/>
        </w:rPr>
        <w:commentReference w:id="213"/>
      </w:r>
    </w:p>
    <w:p w14:paraId="3943B6E1" w14:textId="1DB8BC40" w:rsidR="00B75F73" w:rsidRPr="00540E09" w:rsidRDefault="00641616">
      <w:pPr>
        <w:numPr>
          <w:ilvl w:val="0"/>
          <w:numId w:val="5"/>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lastRenderedPageBreak/>
        <w:t xml:space="preserve">When, how, and what distribution channels will you set up?  </w:t>
      </w:r>
      <w:r>
        <w:rPr>
          <w:rFonts w:ascii="Calibri" w:eastAsia="Calibri" w:hAnsi="Calibri" w:cs="Calibri"/>
          <w:i/>
          <w:color w:val="0000FF"/>
          <w:sz w:val="18"/>
          <w:szCs w:val="18"/>
        </w:rPr>
        <w:t>(Include timeframe on how you will roll out to the different channels)</w:t>
      </w:r>
    </w:p>
    <w:p w14:paraId="531AAD0E" w14:textId="0E66C1D1" w:rsidR="00540E09" w:rsidRPr="00540E09" w:rsidRDefault="00540E09" w:rsidP="00540E09">
      <w:pPr>
        <w:numPr>
          <w:ilvl w:val="1"/>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Bulk order distribution channels will be through whoever bulk orders from us</w:t>
      </w:r>
    </w:p>
    <w:p w14:paraId="17262F97" w14:textId="5B2E5387" w:rsidR="00540E09" w:rsidRPr="00404050" w:rsidRDefault="00540E09" w:rsidP="00540E09">
      <w:pPr>
        <w:numPr>
          <w:ilvl w:val="2"/>
          <w:numId w:val="5"/>
        </w:numPr>
        <w:pBdr>
          <w:top w:val="nil"/>
          <w:left w:val="nil"/>
          <w:bottom w:val="nil"/>
          <w:right w:val="nil"/>
          <w:between w:val="nil"/>
        </w:pBdr>
        <w:contextualSpacing/>
        <w:rPr>
          <w:color w:val="0000FF"/>
          <w:sz w:val="18"/>
          <w:szCs w:val="18"/>
        </w:rPr>
      </w:pPr>
      <w:proofErr w:type="spellStart"/>
      <w:r>
        <w:rPr>
          <w:rFonts w:ascii="Calibri" w:eastAsia="Calibri" w:hAnsi="Calibri" w:cs="Calibri"/>
          <w:sz w:val="18"/>
          <w:szCs w:val="18"/>
        </w:rPr>
        <w:t>Dancesafe</w:t>
      </w:r>
      <w:proofErr w:type="spellEnd"/>
      <w:r>
        <w:rPr>
          <w:rFonts w:ascii="Calibri" w:eastAsia="Calibri" w:hAnsi="Calibri" w:cs="Calibri"/>
          <w:sz w:val="18"/>
          <w:szCs w:val="18"/>
        </w:rPr>
        <w:t xml:space="preserve"> </w:t>
      </w:r>
      <w:r w:rsidR="00404050">
        <w:rPr>
          <w:rFonts w:ascii="Calibri" w:eastAsia="Calibri" w:hAnsi="Calibri" w:cs="Calibri"/>
          <w:sz w:val="18"/>
          <w:szCs w:val="18"/>
        </w:rPr>
        <w:t>–</w:t>
      </w:r>
      <w:r>
        <w:rPr>
          <w:rFonts w:ascii="Calibri" w:eastAsia="Calibri" w:hAnsi="Calibri" w:cs="Calibri"/>
          <w:sz w:val="18"/>
          <w:szCs w:val="18"/>
        </w:rPr>
        <w:t xml:space="preserve"> </w:t>
      </w:r>
      <w:r w:rsidR="00404050">
        <w:rPr>
          <w:rFonts w:ascii="Calibri" w:eastAsia="Calibri" w:hAnsi="Calibri" w:cs="Calibri"/>
          <w:sz w:val="18"/>
          <w:szCs w:val="18"/>
        </w:rPr>
        <w:t>October 2019 Danecsafe.com &amp; all their vending booths at music festivals they sponsor through out the United States &amp; Canada</w:t>
      </w:r>
    </w:p>
    <w:p w14:paraId="6C3DCF7B" w14:textId="6ABB17E3" w:rsidR="00404050" w:rsidRPr="00404050" w:rsidRDefault="00404050" w:rsidP="00540E09">
      <w:pPr>
        <w:numPr>
          <w:ilvl w:val="2"/>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Snails – November 2019 through United States for his tour through his official merch booth</w:t>
      </w:r>
    </w:p>
    <w:p w14:paraId="7DD18E30" w14:textId="332B78D8" w:rsidR="00404050" w:rsidRPr="00404050" w:rsidRDefault="00404050" w:rsidP="00540E09">
      <w:pPr>
        <w:numPr>
          <w:ilvl w:val="2"/>
          <w:numId w:val="5"/>
        </w:numPr>
        <w:pBdr>
          <w:top w:val="nil"/>
          <w:left w:val="nil"/>
          <w:bottom w:val="nil"/>
          <w:right w:val="nil"/>
          <w:between w:val="nil"/>
        </w:pBdr>
        <w:contextualSpacing/>
        <w:rPr>
          <w:color w:val="0000FF"/>
          <w:sz w:val="18"/>
          <w:szCs w:val="18"/>
        </w:rPr>
      </w:pPr>
      <w:proofErr w:type="spellStart"/>
      <w:r>
        <w:rPr>
          <w:rFonts w:ascii="Calibri" w:eastAsia="Calibri" w:hAnsi="Calibri" w:cs="Calibri"/>
          <w:sz w:val="18"/>
          <w:szCs w:val="18"/>
        </w:rPr>
        <w:t>LSDream</w:t>
      </w:r>
      <w:proofErr w:type="spellEnd"/>
      <w:r>
        <w:rPr>
          <w:rFonts w:ascii="Calibri" w:eastAsia="Calibri" w:hAnsi="Calibri" w:cs="Calibri"/>
          <w:sz w:val="18"/>
          <w:szCs w:val="18"/>
        </w:rPr>
        <w:t xml:space="preserve"> – December 2019 United States tour &amp; E-commerce</w:t>
      </w:r>
    </w:p>
    <w:p w14:paraId="25C7B5DC" w14:textId="0ED3D497" w:rsidR="00404050" w:rsidRPr="001A0CD0" w:rsidRDefault="00404050" w:rsidP="00540E09">
      <w:pPr>
        <w:numPr>
          <w:ilvl w:val="2"/>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Sacred Vibrations Music Festival – E-commerce with ticket sales + September 2020 official merchandise booth at festival</w:t>
      </w:r>
    </w:p>
    <w:p w14:paraId="6F8F4F30" w14:textId="1961FF31" w:rsidR="001A0CD0" w:rsidRPr="00404050" w:rsidRDefault="001A0CD0" w:rsidP="00540E09">
      <w:pPr>
        <w:numPr>
          <w:ilvl w:val="2"/>
          <w:numId w:val="5"/>
        </w:numPr>
        <w:pBdr>
          <w:top w:val="nil"/>
          <w:left w:val="nil"/>
          <w:bottom w:val="nil"/>
          <w:right w:val="nil"/>
          <w:between w:val="nil"/>
        </w:pBdr>
        <w:contextualSpacing/>
        <w:rPr>
          <w:color w:val="0000FF"/>
          <w:sz w:val="18"/>
          <w:szCs w:val="18"/>
        </w:rPr>
      </w:pPr>
      <w:proofErr w:type="spellStart"/>
      <w:r>
        <w:rPr>
          <w:rFonts w:ascii="Calibri" w:eastAsia="Calibri" w:hAnsi="Calibri" w:cs="Calibri"/>
          <w:sz w:val="18"/>
          <w:szCs w:val="18"/>
        </w:rPr>
        <w:t>Skwad</w:t>
      </w:r>
      <w:proofErr w:type="spellEnd"/>
      <w:r>
        <w:rPr>
          <w:rFonts w:ascii="Calibri" w:eastAsia="Calibri" w:hAnsi="Calibri" w:cs="Calibri"/>
          <w:sz w:val="18"/>
          <w:szCs w:val="18"/>
        </w:rPr>
        <w:t xml:space="preserve"> Records Artists Channels </w:t>
      </w:r>
    </w:p>
    <w:p w14:paraId="7DF7BE3B" w14:textId="56F1D69B" w:rsidR="00404050" w:rsidRPr="001A0CD0" w:rsidRDefault="000B48A8" w:rsidP="00540E09">
      <w:pPr>
        <w:numPr>
          <w:ilvl w:val="2"/>
          <w:numId w:val="5"/>
        </w:numPr>
        <w:pBdr>
          <w:top w:val="nil"/>
          <w:left w:val="nil"/>
          <w:bottom w:val="nil"/>
          <w:right w:val="nil"/>
          <w:between w:val="nil"/>
        </w:pBdr>
        <w:contextualSpacing/>
        <w:rPr>
          <w:color w:val="0000FF"/>
          <w:sz w:val="18"/>
          <w:szCs w:val="18"/>
        </w:rPr>
      </w:pPr>
      <w:r>
        <w:rPr>
          <w:sz w:val="18"/>
          <w:szCs w:val="18"/>
        </w:rPr>
        <w:t xml:space="preserve">UK Association of Independent Music Festivals e-commerce &amp; official merch booth. </w:t>
      </w:r>
    </w:p>
    <w:p w14:paraId="16C2EBB3" w14:textId="297BE155" w:rsidR="001A0CD0" w:rsidRPr="001A0CD0" w:rsidRDefault="001A0CD0" w:rsidP="00540E09">
      <w:pPr>
        <w:numPr>
          <w:ilvl w:val="2"/>
          <w:numId w:val="5"/>
        </w:numPr>
        <w:pBdr>
          <w:top w:val="nil"/>
          <w:left w:val="nil"/>
          <w:bottom w:val="nil"/>
          <w:right w:val="nil"/>
          <w:between w:val="nil"/>
        </w:pBdr>
        <w:contextualSpacing/>
        <w:rPr>
          <w:color w:val="0000FF"/>
          <w:sz w:val="18"/>
          <w:szCs w:val="18"/>
        </w:rPr>
      </w:pPr>
      <w:r>
        <w:rPr>
          <w:sz w:val="18"/>
          <w:szCs w:val="18"/>
        </w:rPr>
        <w:t>Fresh Music Freaks affiliate sales link.</w:t>
      </w:r>
    </w:p>
    <w:p w14:paraId="1080311B" w14:textId="74960767" w:rsidR="001A0CD0" w:rsidRDefault="001A0CD0" w:rsidP="00540E09">
      <w:pPr>
        <w:numPr>
          <w:ilvl w:val="2"/>
          <w:numId w:val="5"/>
        </w:numPr>
        <w:pBdr>
          <w:top w:val="nil"/>
          <w:left w:val="nil"/>
          <w:bottom w:val="nil"/>
          <w:right w:val="nil"/>
          <w:between w:val="nil"/>
        </w:pBdr>
        <w:contextualSpacing/>
        <w:rPr>
          <w:color w:val="0000FF"/>
          <w:sz w:val="18"/>
          <w:szCs w:val="18"/>
        </w:rPr>
      </w:pPr>
      <w:r>
        <w:rPr>
          <w:sz w:val="18"/>
          <w:szCs w:val="18"/>
        </w:rPr>
        <w:t xml:space="preserve">Ivibed.com </w:t>
      </w:r>
    </w:p>
    <w:p w14:paraId="75CBAF0D" w14:textId="2C0A03AE" w:rsidR="00B75F73" w:rsidRPr="001A0CD0" w:rsidRDefault="00641616">
      <w:pPr>
        <w:numPr>
          <w:ilvl w:val="0"/>
          <w:numId w:val="5"/>
        </w:numPr>
        <w:pBdr>
          <w:top w:val="nil"/>
          <w:left w:val="nil"/>
          <w:bottom w:val="nil"/>
          <w:right w:val="nil"/>
          <w:between w:val="nil"/>
        </w:pBdr>
        <w:contextualSpacing/>
        <w:rPr>
          <w:color w:val="FF0000"/>
          <w:sz w:val="18"/>
          <w:szCs w:val="18"/>
        </w:rPr>
      </w:pPr>
      <w:r>
        <w:rPr>
          <w:rFonts w:ascii="Calibri" w:eastAsia="Calibri" w:hAnsi="Calibri" w:cs="Calibri"/>
          <w:i/>
          <w:color w:val="FF0000"/>
          <w:sz w:val="18"/>
          <w:szCs w:val="18"/>
        </w:rPr>
        <w:t>(If applicable)</w:t>
      </w:r>
      <w:r>
        <w:rPr>
          <w:rFonts w:ascii="Calibri" w:eastAsia="Calibri" w:hAnsi="Calibri" w:cs="Calibri"/>
          <w:color w:val="FF0000"/>
          <w:sz w:val="18"/>
          <w:szCs w:val="18"/>
        </w:rPr>
        <w:t xml:space="preserve"> How will you engage these distribution channels? </w:t>
      </w:r>
      <w:r>
        <w:rPr>
          <w:rFonts w:ascii="Calibri" w:eastAsia="Calibri" w:hAnsi="Calibri" w:cs="Calibri"/>
          <w:i/>
          <w:color w:val="FF0000"/>
          <w:sz w:val="18"/>
          <w:szCs w:val="18"/>
        </w:rPr>
        <w:t>(For example, have conversations already started with these channels?)</w:t>
      </w:r>
    </w:p>
    <w:p w14:paraId="02D92CDB" w14:textId="44B46D39" w:rsidR="00AC413D" w:rsidRPr="00AC413D" w:rsidRDefault="00AC413D" w:rsidP="001A0CD0">
      <w:pPr>
        <w:numPr>
          <w:ilvl w:val="1"/>
          <w:numId w:val="5"/>
        </w:numPr>
        <w:pBdr>
          <w:top w:val="nil"/>
          <w:left w:val="nil"/>
          <w:bottom w:val="nil"/>
          <w:right w:val="nil"/>
          <w:between w:val="nil"/>
        </w:pBdr>
        <w:contextualSpacing/>
        <w:rPr>
          <w:sz w:val="18"/>
          <w:szCs w:val="18"/>
        </w:rPr>
      </w:pPr>
      <w:r w:rsidRPr="00AC413D">
        <w:rPr>
          <w:sz w:val="18"/>
          <w:szCs w:val="18"/>
        </w:rPr>
        <w:t xml:space="preserve">MyHydrationPack.com E-commerce </w:t>
      </w:r>
      <w:r w:rsidR="007F53B2">
        <w:rPr>
          <w:sz w:val="18"/>
          <w:szCs w:val="18"/>
        </w:rPr>
        <w:t>–</w:t>
      </w:r>
      <w:r w:rsidRPr="00AC413D">
        <w:rPr>
          <w:sz w:val="18"/>
          <w:szCs w:val="18"/>
        </w:rPr>
        <w:t xml:space="preserve"> </w:t>
      </w:r>
      <w:r w:rsidR="007F53B2">
        <w:rPr>
          <w:sz w:val="18"/>
          <w:szCs w:val="18"/>
        </w:rPr>
        <w:t>Waiting for approval for BAF Grant to build website so customers can start ordering custom packs</w:t>
      </w:r>
    </w:p>
    <w:p w14:paraId="173BE2EF" w14:textId="2765AE37" w:rsidR="001A0CD0" w:rsidRPr="001A0CD0" w:rsidRDefault="001A0CD0" w:rsidP="001A0CD0">
      <w:pPr>
        <w:numPr>
          <w:ilvl w:val="1"/>
          <w:numId w:val="5"/>
        </w:numPr>
        <w:pBdr>
          <w:top w:val="nil"/>
          <w:left w:val="nil"/>
          <w:bottom w:val="nil"/>
          <w:right w:val="nil"/>
          <w:between w:val="nil"/>
        </w:pBdr>
        <w:contextualSpacing/>
        <w:rPr>
          <w:color w:val="FF0000"/>
          <w:sz w:val="18"/>
          <w:szCs w:val="18"/>
        </w:rPr>
      </w:pPr>
      <w:proofErr w:type="spellStart"/>
      <w:r>
        <w:rPr>
          <w:rFonts w:ascii="Calibri" w:eastAsia="Calibri" w:hAnsi="Calibri" w:cs="Calibri"/>
          <w:iCs/>
          <w:sz w:val="18"/>
          <w:szCs w:val="18"/>
        </w:rPr>
        <w:t>Dancesafe</w:t>
      </w:r>
      <w:proofErr w:type="spellEnd"/>
      <w:r>
        <w:rPr>
          <w:rFonts w:ascii="Calibri" w:eastAsia="Calibri" w:hAnsi="Calibri" w:cs="Calibri"/>
          <w:iCs/>
          <w:sz w:val="18"/>
          <w:szCs w:val="18"/>
        </w:rPr>
        <w:t xml:space="preserve"> – already negotiated the contract and sold</w:t>
      </w:r>
    </w:p>
    <w:p w14:paraId="30C47023" w14:textId="5061F78E" w:rsidR="001A0CD0" w:rsidRPr="001A0CD0" w:rsidRDefault="001A0CD0" w:rsidP="001A0CD0">
      <w:pPr>
        <w:numPr>
          <w:ilvl w:val="1"/>
          <w:numId w:val="5"/>
        </w:numPr>
        <w:pBdr>
          <w:top w:val="nil"/>
          <w:left w:val="nil"/>
          <w:bottom w:val="nil"/>
          <w:right w:val="nil"/>
          <w:between w:val="nil"/>
        </w:pBdr>
        <w:contextualSpacing/>
        <w:rPr>
          <w:color w:val="FF0000"/>
          <w:sz w:val="18"/>
          <w:szCs w:val="18"/>
        </w:rPr>
      </w:pPr>
      <w:r>
        <w:rPr>
          <w:rFonts w:ascii="Calibri" w:eastAsia="Calibri" w:hAnsi="Calibri" w:cs="Calibri"/>
          <w:iCs/>
          <w:sz w:val="18"/>
          <w:szCs w:val="18"/>
        </w:rPr>
        <w:t>Snails – Waiting for final approval, already negotiated</w:t>
      </w:r>
    </w:p>
    <w:p w14:paraId="5962E32B" w14:textId="1CB9BA02" w:rsidR="001A0CD0" w:rsidRPr="001A0CD0" w:rsidRDefault="001A0CD0" w:rsidP="001A0CD0">
      <w:pPr>
        <w:numPr>
          <w:ilvl w:val="1"/>
          <w:numId w:val="5"/>
        </w:numPr>
        <w:pBdr>
          <w:top w:val="nil"/>
          <w:left w:val="nil"/>
          <w:bottom w:val="nil"/>
          <w:right w:val="nil"/>
          <w:between w:val="nil"/>
        </w:pBdr>
        <w:contextualSpacing/>
        <w:rPr>
          <w:color w:val="FF0000"/>
          <w:sz w:val="18"/>
          <w:szCs w:val="18"/>
        </w:rPr>
      </w:pPr>
      <w:proofErr w:type="spellStart"/>
      <w:r>
        <w:rPr>
          <w:rFonts w:ascii="Calibri" w:eastAsia="Calibri" w:hAnsi="Calibri" w:cs="Calibri"/>
          <w:iCs/>
          <w:sz w:val="18"/>
          <w:szCs w:val="18"/>
        </w:rPr>
        <w:t>LSDream</w:t>
      </w:r>
      <w:proofErr w:type="spellEnd"/>
      <w:r>
        <w:rPr>
          <w:rFonts w:ascii="Calibri" w:eastAsia="Calibri" w:hAnsi="Calibri" w:cs="Calibri"/>
          <w:iCs/>
          <w:sz w:val="18"/>
          <w:szCs w:val="18"/>
        </w:rPr>
        <w:t xml:space="preserve"> – Waiting for final prototype from China, sending to manager for final approval</w:t>
      </w:r>
    </w:p>
    <w:p w14:paraId="1C21AFBA" w14:textId="2A0747B1" w:rsidR="001A0CD0" w:rsidRPr="001A0CD0" w:rsidRDefault="001A0CD0" w:rsidP="001A0CD0">
      <w:pPr>
        <w:numPr>
          <w:ilvl w:val="1"/>
          <w:numId w:val="5"/>
        </w:numPr>
        <w:pBdr>
          <w:top w:val="nil"/>
          <w:left w:val="nil"/>
          <w:bottom w:val="nil"/>
          <w:right w:val="nil"/>
          <w:between w:val="nil"/>
        </w:pBdr>
        <w:contextualSpacing/>
        <w:rPr>
          <w:color w:val="FF0000"/>
          <w:sz w:val="18"/>
          <w:szCs w:val="18"/>
        </w:rPr>
      </w:pPr>
      <w:r>
        <w:rPr>
          <w:rFonts w:ascii="Calibri" w:eastAsia="Calibri" w:hAnsi="Calibri" w:cs="Calibri"/>
          <w:iCs/>
          <w:sz w:val="18"/>
          <w:szCs w:val="18"/>
        </w:rPr>
        <w:t>Fresh Music Freaks – Affiliate sales link, waiting for our website to be updated so Fresh Music Freaks can post and start receiving affiliate sales</w:t>
      </w:r>
    </w:p>
    <w:p w14:paraId="7678AEB9" w14:textId="7276CF16" w:rsidR="001A0CD0" w:rsidRDefault="001A0CD0" w:rsidP="001A0CD0">
      <w:pPr>
        <w:numPr>
          <w:ilvl w:val="1"/>
          <w:numId w:val="5"/>
        </w:numPr>
        <w:pBdr>
          <w:top w:val="nil"/>
          <w:left w:val="nil"/>
          <w:bottom w:val="nil"/>
          <w:right w:val="nil"/>
          <w:between w:val="nil"/>
        </w:pBdr>
        <w:contextualSpacing/>
        <w:rPr>
          <w:color w:val="FF0000"/>
          <w:sz w:val="18"/>
          <w:szCs w:val="18"/>
        </w:rPr>
      </w:pPr>
      <w:proofErr w:type="spellStart"/>
      <w:r>
        <w:rPr>
          <w:rFonts w:ascii="Calibri" w:eastAsia="Calibri" w:hAnsi="Calibri" w:cs="Calibri"/>
          <w:iCs/>
          <w:sz w:val="18"/>
          <w:szCs w:val="18"/>
        </w:rPr>
        <w:t>Skwad</w:t>
      </w:r>
      <w:proofErr w:type="spellEnd"/>
      <w:r>
        <w:rPr>
          <w:rFonts w:ascii="Calibri" w:eastAsia="Calibri" w:hAnsi="Calibri" w:cs="Calibri"/>
          <w:iCs/>
          <w:sz w:val="18"/>
          <w:szCs w:val="18"/>
        </w:rPr>
        <w:t xml:space="preserve"> Records Artists – Waiting for website funding approval so we can be posted as a sales channel on their artists pages </w:t>
      </w:r>
    </w:p>
    <w:p w14:paraId="52F38304" w14:textId="2B6BFF49" w:rsidR="001A0CD0" w:rsidRPr="001A0CD0" w:rsidRDefault="001A0CD0" w:rsidP="001A0CD0">
      <w:pPr>
        <w:numPr>
          <w:ilvl w:val="1"/>
          <w:numId w:val="5"/>
        </w:numPr>
        <w:pBdr>
          <w:top w:val="nil"/>
          <w:left w:val="nil"/>
          <w:bottom w:val="nil"/>
          <w:right w:val="nil"/>
          <w:between w:val="nil"/>
        </w:pBdr>
        <w:contextualSpacing/>
        <w:rPr>
          <w:color w:val="FF0000"/>
          <w:sz w:val="18"/>
          <w:szCs w:val="18"/>
        </w:rPr>
      </w:pPr>
      <w:r>
        <w:rPr>
          <w:sz w:val="18"/>
          <w:szCs w:val="18"/>
        </w:rPr>
        <w:t>Sacred Vibrations Music Festival – Negotiating this weekend</w:t>
      </w:r>
    </w:p>
    <w:p w14:paraId="692D61F8" w14:textId="72C72613" w:rsidR="001A0CD0" w:rsidRPr="008E2715" w:rsidRDefault="001A0CD0" w:rsidP="001A0CD0">
      <w:pPr>
        <w:numPr>
          <w:ilvl w:val="1"/>
          <w:numId w:val="5"/>
        </w:numPr>
        <w:pBdr>
          <w:top w:val="nil"/>
          <w:left w:val="nil"/>
          <w:bottom w:val="nil"/>
          <w:right w:val="nil"/>
          <w:between w:val="nil"/>
        </w:pBdr>
        <w:contextualSpacing/>
        <w:rPr>
          <w:color w:val="FF0000"/>
          <w:sz w:val="18"/>
          <w:szCs w:val="18"/>
        </w:rPr>
      </w:pPr>
      <w:r>
        <w:rPr>
          <w:sz w:val="18"/>
          <w:szCs w:val="18"/>
        </w:rPr>
        <w:t xml:space="preserve">Imagine Music Festival – Negotiating end of </w:t>
      </w:r>
      <w:r w:rsidR="008E2715">
        <w:rPr>
          <w:sz w:val="18"/>
          <w:szCs w:val="18"/>
        </w:rPr>
        <w:t xml:space="preserve">Q4 after 2019 festival for 2020 festival </w:t>
      </w:r>
    </w:p>
    <w:p w14:paraId="5D0C951F" w14:textId="20DDA681" w:rsidR="008E2715" w:rsidRPr="00640276" w:rsidRDefault="008E2715" w:rsidP="001A0CD0">
      <w:pPr>
        <w:numPr>
          <w:ilvl w:val="1"/>
          <w:numId w:val="5"/>
        </w:numPr>
        <w:pBdr>
          <w:top w:val="nil"/>
          <w:left w:val="nil"/>
          <w:bottom w:val="nil"/>
          <w:right w:val="nil"/>
          <w:between w:val="nil"/>
        </w:pBdr>
        <w:contextualSpacing/>
        <w:rPr>
          <w:color w:val="FF0000"/>
          <w:sz w:val="18"/>
          <w:szCs w:val="18"/>
        </w:rPr>
      </w:pPr>
      <w:r>
        <w:rPr>
          <w:sz w:val="18"/>
          <w:szCs w:val="18"/>
        </w:rPr>
        <w:t xml:space="preserve">Bear </w:t>
      </w:r>
      <w:proofErr w:type="spellStart"/>
      <w:r>
        <w:rPr>
          <w:sz w:val="18"/>
          <w:szCs w:val="18"/>
        </w:rPr>
        <w:t>Grillz</w:t>
      </w:r>
      <w:proofErr w:type="spellEnd"/>
      <w:r>
        <w:rPr>
          <w:sz w:val="18"/>
          <w:szCs w:val="18"/>
        </w:rPr>
        <w:t xml:space="preserve"> – Conversation started </w:t>
      </w:r>
    </w:p>
    <w:p w14:paraId="72495D75" w14:textId="5F6B243D"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Dion Timmer – Conversation Started</w:t>
      </w:r>
    </w:p>
    <w:p w14:paraId="2C5A1526" w14:textId="08183320"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Bass Canyon Sponsorship – Conversation started</w:t>
      </w:r>
      <w:r w:rsidR="005A4896">
        <w:rPr>
          <w:sz w:val="18"/>
          <w:szCs w:val="18"/>
        </w:rPr>
        <w:t xml:space="preserve"> waiting for professional marketing materials / website</w:t>
      </w:r>
    </w:p>
    <w:p w14:paraId="1B74C858" w14:textId="63B9ED53"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Electric Forest 2020 – Conversation Started</w:t>
      </w:r>
      <w:r w:rsidR="005A4896">
        <w:rPr>
          <w:sz w:val="18"/>
          <w:szCs w:val="18"/>
        </w:rPr>
        <w:t>, waiting for professional marketing materials / website</w:t>
      </w:r>
    </w:p>
    <w:p w14:paraId="5D25BFE7" w14:textId="0680F6C7" w:rsidR="00640276" w:rsidRPr="00640276" w:rsidRDefault="00640276" w:rsidP="001A0CD0">
      <w:pPr>
        <w:numPr>
          <w:ilvl w:val="1"/>
          <w:numId w:val="5"/>
        </w:numPr>
        <w:pBdr>
          <w:top w:val="nil"/>
          <w:left w:val="nil"/>
          <w:bottom w:val="nil"/>
          <w:right w:val="nil"/>
          <w:between w:val="nil"/>
        </w:pBdr>
        <w:contextualSpacing/>
        <w:rPr>
          <w:color w:val="FF0000"/>
          <w:sz w:val="18"/>
          <w:szCs w:val="18"/>
        </w:rPr>
      </w:pPr>
      <w:r>
        <w:rPr>
          <w:sz w:val="18"/>
          <w:szCs w:val="18"/>
        </w:rPr>
        <w:t>High Caliber Festival 2020 – Conversation Started</w:t>
      </w:r>
      <w:r w:rsidR="005A4896">
        <w:rPr>
          <w:sz w:val="18"/>
          <w:szCs w:val="18"/>
        </w:rPr>
        <w:t xml:space="preserve"> waiting until after festival</w:t>
      </w:r>
    </w:p>
    <w:p w14:paraId="2EDCF62C" w14:textId="718D9B3E" w:rsidR="00640276" w:rsidRPr="005A4896" w:rsidRDefault="005A4896" w:rsidP="001A0CD0">
      <w:pPr>
        <w:numPr>
          <w:ilvl w:val="1"/>
          <w:numId w:val="5"/>
        </w:numPr>
        <w:pBdr>
          <w:top w:val="nil"/>
          <w:left w:val="nil"/>
          <w:bottom w:val="nil"/>
          <w:right w:val="nil"/>
          <w:between w:val="nil"/>
        </w:pBdr>
        <w:contextualSpacing/>
        <w:rPr>
          <w:color w:val="FF0000"/>
          <w:sz w:val="18"/>
          <w:szCs w:val="18"/>
        </w:rPr>
      </w:pPr>
      <w:r>
        <w:rPr>
          <w:sz w:val="18"/>
          <w:szCs w:val="18"/>
        </w:rPr>
        <w:t>UK Association of Independent Festivals – Conversation Started, waiting for marketing materials / website</w:t>
      </w:r>
    </w:p>
    <w:p w14:paraId="4675E1A7" w14:textId="2699EE82" w:rsidR="005A4896" w:rsidRPr="001A0CD0" w:rsidRDefault="005A4896" w:rsidP="001A0CD0">
      <w:pPr>
        <w:numPr>
          <w:ilvl w:val="1"/>
          <w:numId w:val="5"/>
        </w:numPr>
        <w:pBdr>
          <w:top w:val="nil"/>
          <w:left w:val="nil"/>
          <w:bottom w:val="nil"/>
          <w:right w:val="nil"/>
          <w:between w:val="nil"/>
        </w:pBdr>
        <w:contextualSpacing/>
        <w:rPr>
          <w:color w:val="FF0000"/>
          <w:sz w:val="18"/>
          <w:szCs w:val="18"/>
        </w:rPr>
      </w:pPr>
      <w:proofErr w:type="spellStart"/>
      <w:r>
        <w:rPr>
          <w:sz w:val="18"/>
          <w:szCs w:val="18"/>
        </w:rPr>
        <w:t>Ivibed</w:t>
      </w:r>
      <w:proofErr w:type="spellEnd"/>
      <w:r>
        <w:rPr>
          <w:sz w:val="18"/>
          <w:szCs w:val="18"/>
        </w:rPr>
        <w:t xml:space="preserve"> – conversation started</w:t>
      </w:r>
    </w:p>
    <w:p w14:paraId="22077358" w14:textId="10895DDF" w:rsidR="00B75F73" w:rsidRPr="00417DA6" w:rsidRDefault="00641616">
      <w:pPr>
        <w:numPr>
          <w:ilvl w:val="0"/>
          <w:numId w:val="5"/>
        </w:numPr>
        <w:pBdr>
          <w:top w:val="nil"/>
          <w:left w:val="nil"/>
          <w:bottom w:val="nil"/>
          <w:right w:val="nil"/>
          <w:between w:val="nil"/>
        </w:pBdr>
        <w:contextualSpacing/>
        <w:rPr>
          <w:color w:val="0000FF"/>
          <w:sz w:val="18"/>
          <w:szCs w:val="18"/>
        </w:rPr>
      </w:pPr>
      <w:r>
        <w:rPr>
          <w:rFonts w:ascii="Calibri" w:eastAsia="Calibri" w:hAnsi="Calibri" w:cs="Calibri"/>
          <w:color w:val="0000FF"/>
          <w:sz w:val="18"/>
          <w:szCs w:val="18"/>
        </w:rPr>
        <w:t xml:space="preserve">After your initial “early adopter” customers, what is your plan for scaling up your sales efforts to attract the majority of your customer base? </w:t>
      </w:r>
    </w:p>
    <w:p w14:paraId="00E2F92D" w14:textId="4BB67674" w:rsidR="00417DA6" w:rsidRDefault="00D528D6" w:rsidP="00417DA6">
      <w:pPr>
        <w:numPr>
          <w:ilvl w:val="1"/>
          <w:numId w:val="5"/>
        </w:numPr>
        <w:pBdr>
          <w:top w:val="nil"/>
          <w:left w:val="nil"/>
          <w:bottom w:val="nil"/>
          <w:right w:val="nil"/>
          <w:between w:val="nil"/>
        </w:pBdr>
        <w:contextualSpacing/>
        <w:rPr>
          <w:color w:val="0000FF"/>
          <w:sz w:val="18"/>
          <w:szCs w:val="18"/>
        </w:rPr>
      </w:pPr>
      <w:r>
        <w:rPr>
          <w:rFonts w:ascii="Calibri" w:eastAsia="Calibri" w:hAnsi="Calibri" w:cs="Calibri"/>
          <w:sz w:val="18"/>
          <w:szCs w:val="18"/>
        </w:rPr>
        <w:t xml:space="preserve">Updating website, </w:t>
      </w:r>
      <w:r w:rsidR="009E19D5">
        <w:rPr>
          <w:rFonts w:ascii="Calibri" w:eastAsia="Calibri" w:hAnsi="Calibri" w:cs="Calibri"/>
          <w:sz w:val="18"/>
          <w:szCs w:val="18"/>
        </w:rPr>
        <w:t xml:space="preserve">moving manufacturing local, </w:t>
      </w:r>
      <w:r>
        <w:rPr>
          <w:rFonts w:ascii="Calibri" w:eastAsia="Calibri" w:hAnsi="Calibri" w:cs="Calibri"/>
          <w:sz w:val="18"/>
          <w:szCs w:val="18"/>
        </w:rPr>
        <w:t>social media marketing</w:t>
      </w:r>
      <w:ins w:id="214" w:author="Leonard Sachs" w:date="2019-09-11T12:16:00Z">
        <w:r w:rsidR="00C65888">
          <w:rPr>
            <w:rFonts w:ascii="Calibri" w:eastAsia="Calibri" w:hAnsi="Calibri" w:cs="Calibri"/>
            <w:sz w:val="18"/>
            <w:szCs w:val="18"/>
          </w:rPr>
          <w:t>, Brand Ambassadors who will promote the hydration packs at festivals</w:t>
        </w:r>
      </w:ins>
      <w:del w:id="215" w:author="Leonard Sachs" w:date="2019-09-11T12:15:00Z">
        <w:r w:rsidDel="00C65888">
          <w:rPr>
            <w:rFonts w:ascii="Calibri" w:eastAsia="Calibri" w:hAnsi="Calibri" w:cs="Calibri"/>
            <w:sz w:val="18"/>
            <w:szCs w:val="18"/>
          </w:rPr>
          <w:delText xml:space="preserve"> </w:delText>
        </w:r>
      </w:del>
    </w:p>
    <w:p w14:paraId="12E0C6EC" w14:textId="77777777" w:rsidR="00B75F73"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If your revenue model changes in the long run, explain. (Why will you be even more successful by shifting business/revenue models?)</w:t>
      </w:r>
    </w:p>
    <w:p w14:paraId="543BF7F1" w14:textId="77777777" w:rsidR="00B75F73" w:rsidRDefault="00B75F73">
      <w:pPr>
        <w:pBdr>
          <w:top w:val="nil"/>
          <w:left w:val="nil"/>
          <w:bottom w:val="nil"/>
          <w:right w:val="nil"/>
          <w:between w:val="nil"/>
        </w:pBdr>
        <w:rPr>
          <w:rFonts w:ascii="Calibri" w:eastAsia="Calibri" w:hAnsi="Calibri" w:cs="Calibri"/>
          <w:sz w:val="18"/>
          <w:szCs w:val="18"/>
        </w:rPr>
      </w:pPr>
    </w:p>
    <w:p w14:paraId="1BA3B8D6" w14:textId="77777777" w:rsidR="00B75F73" w:rsidRDefault="00641616">
      <w:pPr>
        <w:pStyle w:val="Heading1"/>
        <w:pBdr>
          <w:top w:val="nil"/>
          <w:left w:val="nil"/>
          <w:bottom w:val="nil"/>
          <w:right w:val="nil"/>
          <w:between w:val="nil"/>
        </w:pBdr>
      </w:pPr>
      <w:bookmarkStart w:id="216" w:name="_owq61dgvfsx" w:colFirst="0" w:colLast="0"/>
      <w:bookmarkEnd w:id="216"/>
      <w:r>
        <w:t>Product Strategy</w:t>
      </w:r>
    </w:p>
    <w:p w14:paraId="72F6ACE0" w14:textId="77777777" w:rsidR="00B75F73" w:rsidRDefault="00B75F73">
      <w:pPr>
        <w:pBdr>
          <w:top w:val="nil"/>
          <w:left w:val="nil"/>
          <w:bottom w:val="nil"/>
          <w:right w:val="nil"/>
          <w:between w:val="nil"/>
        </w:pBdr>
        <w:rPr>
          <w:rFonts w:ascii="Calibri" w:eastAsia="Calibri" w:hAnsi="Calibri" w:cs="Calibri"/>
          <w:sz w:val="18"/>
          <w:szCs w:val="18"/>
        </w:rPr>
      </w:pPr>
    </w:p>
    <w:p w14:paraId="7C5303FC" w14:textId="0D4113E4" w:rsidR="00B75F73" w:rsidRPr="000F1D70"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i/>
          <w:sz w:val="18"/>
          <w:szCs w:val="18"/>
        </w:rPr>
        <w:t>(If relevant)</w:t>
      </w:r>
      <w:r>
        <w:rPr>
          <w:rFonts w:ascii="Calibri" w:eastAsia="Calibri" w:hAnsi="Calibri" w:cs="Calibri"/>
          <w:sz w:val="18"/>
          <w:szCs w:val="18"/>
        </w:rPr>
        <w:t xml:space="preserve"> How will your product be made and at what cost? </w:t>
      </w:r>
    </w:p>
    <w:p w14:paraId="14A4CB3A" w14:textId="20B9890B" w:rsidR="000F1D70" w:rsidRPr="00FB2480" w:rsidRDefault="000F1D70" w:rsidP="000F1D70">
      <w:pPr>
        <w:numPr>
          <w:ilvl w:val="1"/>
          <w:numId w:val="5"/>
        </w:numPr>
        <w:pBdr>
          <w:top w:val="nil"/>
          <w:left w:val="nil"/>
          <w:bottom w:val="nil"/>
          <w:right w:val="nil"/>
          <w:between w:val="nil"/>
        </w:pBdr>
        <w:contextualSpacing/>
        <w:rPr>
          <w:iCs/>
          <w:sz w:val="18"/>
          <w:szCs w:val="18"/>
        </w:rPr>
      </w:pPr>
      <w:r w:rsidRPr="00FB2480">
        <w:rPr>
          <w:rFonts w:ascii="Calibri" w:eastAsia="Calibri" w:hAnsi="Calibri" w:cs="Calibri"/>
          <w:iCs/>
          <w:sz w:val="18"/>
          <w:szCs w:val="18"/>
        </w:rPr>
        <w:t xml:space="preserve">Currently we have manufacturing set up in China. The minimum order is 300. </w:t>
      </w:r>
      <w:r w:rsidR="00B461B9" w:rsidRPr="00FB2480">
        <w:rPr>
          <w:rFonts w:ascii="Calibri" w:eastAsia="Calibri" w:hAnsi="Calibri" w:cs="Calibri"/>
          <w:iCs/>
          <w:sz w:val="18"/>
          <w:szCs w:val="18"/>
        </w:rPr>
        <w:t>For $15 / Unit</w:t>
      </w:r>
    </w:p>
    <w:p w14:paraId="17CCC912" w14:textId="08CB36E7" w:rsidR="00B75F73" w:rsidRPr="00B461B9"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What price will you sell at initially to your different sales channels? </w:t>
      </w:r>
    </w:p>
    <w:p w14:paraId="7705EF77" w14:textId="07FECDFC" w:rsidR="00B461B9" w:rsidRPr="00AC413D" w:rsidRDefault="00B461B9"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$25-$30 / unit depending on order size</w:t>
      </w:r>
    </w:p>
    <w:p w14:paraId="5530E4C8" w14:textId="27A989BE" w:rsidR="00AC413D" w:rsidRPr="007F53B2" w:rsidRDefault="00AC413D"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$100-$150 – light up hydration packs </w:t>
      </w:r>
      <w:r w:rsidR="007F53B2">
        <w:rPr>
          <w:rFonts w:ascii="Calibri" w:eastAsia="Calibri" w:hAnsi="Calibri" w:cs="Calibri"/>
          <w:sz w:val="18"/>
          <w:szCs w:val="18"/>
        </w:rPr>
        <w:t>MyHydrationPack.com</w:t>
      </w:r>
    </w:p>
    <w:p w14:paraId="2E160548" w14:textId="464930A3" w:rsidR="007F53B2" w:rsidRPr="005814E2" w:rsidRDefault="007F53B2"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$100 – Custom hydration Pack on MyHydrationPack.com</w:t>
      </w:r>
    </w:p>
    <w:p w14:paraId="00DBA872" w14:textId="614B1FCF" w:rsidR="005814E2" w:rsidRDefault="005814E2" w:rsidP="00B461B9">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$60+ Branded hydration pack on MyHydrationPack.com or at festival vending booth</w:t>
      </w:r>
    </w:p>
    <w:p w14:paraId="264A6805" w14:textId="63053FFB" w:rsidR="00B75F73" w:rsidRPr="00B461B9"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i/>
          <w:sz w:val="18"/>
          <w:szCs w:val="18"/>
        </w:rPr>
        <w:t>(If important for the reader to know)</w:t>
      </w:r>
      <w:r>
        <w:rPr>
          <w:rFonts w:ascii="Calibri" w:eastAsia="Calibri" w:hAnsi="Calibri" w:cs="Calibri"/>
          <w:sz w:val="18"/>
          <w:szCs w:val="18"/>
        </w:rPr>
        <w:t xml:space="preserve"> How will your </w:t>
      </w:r>
      <w:commentRangeStart w:id="217"/>
      <w:r>
        <w:rPr>
          <w:rFonts w:ascii="Calibri" w:eastAsia="Calibri" w:hAnsi="Calibri" w:cs="Calibri"/>
          <w:sz w:val="18"/>
          <w:szCs w:val="18"/>
        </w:rPr>
        <w:t xml:space="preserve">price </w:t>
      </w:r>
      <w:commentRangeEnd w:id="217"/>
      <w:r w:rsidR="00C65888">
        <w:rPr>
          <w:rStyle w:val="CommentReference"/>
        </w:rPr>
        <w:commentReference w:id="217"/>
      </w:r>
      <w:r>
        <w:rPr>
          <w:rFonts w:ascii="Calibri" w:eastAsia="Calibri" w:hAnsi="Calibri" w:cs="Calibri"/>
          <w:sz w:val="18"/>
          <w:szCs w:val="18"/>
        </w:rPr>
        <w:t xml:space="preserve">evolve over time? </w:t>
      </w:r>
    </w:p>
    <w:p w14:paraId="5B746A48" w14:textId="5102BA50" w:rsidR="00B461B9" w:rsidRPr="001C0EED" w:rsidRDefault="001C0EED" w:rsidP="00B461B9">
      <w:pPr>
        <w:numPr>
          <w:ilvl w:val="1"/>
          <w:numId w:val="5"/>
        </w:numPr>
        <w:pBdr>
          <w:top w:val="nil"/>
          <w:left w:val="nil"/>
          <w:bottom w:val="nil"/>
          <w:right w:val="nil"/>
          <w:between w:val="nil"/>
        </w:pBdr>
        <w:contextualSpacing/>
        <w:rPr>
          <w:sz w:val="18"/>
          <w:szCs w:val="18"/>
        </w:rPr>
      </w:pPr>
      <w:r>
        <w:rPr>
          <w:rFonts w:ascii="Calibri" w:eastAsia="Calibri" w:hAnsi="Calibri" w:cs="Calibri"/>
          <w:i/>
          <w:sz w:val="18"/>
          <w:szCs w:val="18"/>
        </w:rPr>
        <w:t>S</w:t>
      </w:r>
      <w:r w:rsidR="00B461B9">
        <w:rPr>
          <w:rFonts w:ascii="Calibri" w:eastAsia="Calibri" w:hAnsi="Calibri" w:cs="Calibri"/>
          <w:i/>
          <w:sz w:val="18"/>
          <w:szCs w:val="18"/>
        </w:rPr>
        <w:t xml:space="preserve">ingle custom orders we will be selling each pack for </w:t>
      </w:r>
      <w:r>
        <w:rPr>
          <w:rFonts w:ascii="Calibri" w:eastAsia="Calibri" w:hAnsi="Calibri" w:cs="Calibri"/>
          <w:i/>
          <w:sz w:val="18"/>
          <w:szCs w:val="18"/>
        </w:rPr>
        <w:t>$100 each</w:t>
      </w:r>
    </w:p>
    <w:p w14:paraId="138377B0" w14:textId="5F90130F" w:rsidR="001C0EED" w:rsidRDefault="001C0EED" w:rsidP="00B461B9">
      <w:pPr>
        <w:numPr>
          <w:ilvl w:val="1"/>
          <w:numId w:val="5"/>
        </w:numPr>
        <w:pBdr>
          <w:top w:val="nil"/>
          <w:left w:val="nil"/>
          <w:bottom w:val="nil"/>
          <w:right w:val="nil"/>
          <w:between w:val="nil"/>
        </w:pBdr>
        <w:contextualSpacing/>
        <w:rPr>
          <w:sz w:val="18"/>
          <w:szCs w:val="18"/>
        </w:rPr>
      </w:pPr>
      <w:r>
        <w:rPr>
          <w:sz w:val="18"/>
          <w:szCs w:val="18"/>
        </w:rPr>
        <w:t xml:space="preserve">We plan on automating our system and changing our materials to be mostly made out of hemp which will increase the value of our product but decrease our prices. </w:t>
      </w:r>
    </w:p>
    <w:p w14:paraId="3FFCEDBA" w14:textId="77777777" w:rsidR="001C0EED" w:rsidRPr="001C0EED"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What justification do you have that customers will pay these prices?</w:t>
      </w:r>
    </w:p>
    <w:p w14:paraId="0F854F4D" w14:textId="550F7452" w:rsidR="00B75F73" w:rsidRDefault="00641616" w:rsidP="001C0EED">
      <w:pPr>
        <w:numPr>
          <w:ilvl w:val="1"/>
          <w:numId w:val="5"/>
        </w:numPr>
        <w:pBdr>
          <w:top w:val="nil"/>
          <w:left w:val="nil"/>
          <w:bottom w:val="nil"/>
          <w:right w:val="nil"/>
          <w:between w:val="nil"/>
        </w:pBdr>
        <w:contextualSpacing/>
        <w:rPr>
          <w:sz w:val="18"/>
          <w:szCs w:val="18"/>
        </w:rPr>
      </w:pPr>
      <w:r>
        <w:rPr>
          <w:rFonts w:ascii="Calibri" w:eastAsia="Calibri" w:hAnsi="Calibri" w:cs="Calibri"/>
          <w:sz w:val="18"/>
          <w:szCs w:val="18"/>
        </w:rPr>
        <w:t xml:space="preserve"> </w:t>
      </w:r>
      <w:r w:rsidR="00486EBB">
        <w:rPr>
          <w:rFonts w:ascii="Calibri" w:eastAsia="Calibri" w:hAnsi="Calibri" w:cs="Calibri"/>
          <w:sz w:val="18"/>
          <w:szCs w:val="18"/>
        </w:rPr>
        <w:t xml:space="preserve">Customers are currently paying these prices </w:t>
      </w:r>
    </w:p>
    <w:p w14:paraId="083FFB64" w14:textId="77777777" w:rsidR="00B75F73" w:rsidRDefault="00641616">
      <w:pPr>
        <w:numPr>
          <w:ilvl w:val="0"/>
          <w:numId w:val="5"/>
        </w:numPr>
        <w:pBdr>
          <w:top w:val="nil"/>
          <w:left w:val="nil"/>
          <w:bottom w:val="nil"/>
          <w:right w:val="nil"/>
          <w:between w:val="nil"/>
        </w:pBdr>
        <w:contextualSpacing/>
        <w:rPr>
          <w:i/>
          <w:sz w:val="18"/>
          <w:szCs w:val="18"/>
        </w:rPr>
      </w:pPr>
      <w:commentRangeStart w:id="218"/>
      <w:r>
        <w:rPr>
          <w:rFonts w:ascii="Calibri" w:eastAsia="Calibri" w:hAnsi="Calibri" w:cs="Calibri"/>
          <w:sz w:val="18"/>
          <w:szCs w:val="18"/>
        </w:rPr>
        <w:t xml:space="preserve">After your initial launch, what will your follow-on offerings consist of? </w:t>
      </w:r>
      <w:r>
        <w:rPr>
          <w:rFonts w:ascii="Calibri" w:eastAsia="Calibri" w:hAnsi="Calibri" w:cs="Calibri"/>
          <w:i/>
          <w:sz w:val="18"/>
          <w:szCs w:val="18"/>
        </w:rPr>
        <w:t>(Or what are the improvements of version 2. Include timeframe)</w:t>
      </w:r>
    </w:p>
    <w:p w14:paraId="199BEA92" w14:textId="77777777" w:rsidR="00B75F73" w:rsidRDefault="00641616">
      <w:pPr>
        <w:numPr>
          <w:ilvl w:val="0"/>
          <w:numId w:val="5"/>
        </w:numPr>
        <w:pBdr>
          <w:top w:val="nil"/>
          <w:left w:val="nil"/>
          <w:bottom w:val="nil"/>
          <w:right w:val="nil"/>
          <w:between w:val="nil"/>
        </w:pBdr>
        <w:contextualSpacing/>
        <w:rPr>
          <w:sz w:val="18"/>
          <w:szCs w:val="18"/>
        </w:rPr>
      </w:pPr>
      <w:r>
        <w:rPr>
          <w:rFonts w:ascii="Calibri" w:eastAsia="Calibri" w:hAnsi="Calibri" w:cs="Calibri"/>
          <w:sz w:val="18"/>
          <w:szCs w:val="18"/>
        </w:rPr>
        <w:t>How will your follow-on products / updated versions allow you to further penetrate your existing markets and/or enter new markets?</w:t>
      </w:r>
      <w:commentRangeEnd w:id="218"/>
      <w:r w:rsidR="00C65888">
        <w:rPr>
          <w:rStyle w:val="CommentReference"/>
        </w:rPr>
        <w:commentReference w:id="218"/>
      </w:r>
    </w:p>
    <w:p w14:paraId="0D82A235" w14:textId="77777777" w:rsidR="00B75F73" w:rsidRDefault="00B75F73">
      <w:pPr>
        <w:pBdr>
          <w:top w:val="nil"/>
          <w:left w:val="nil"/>
          <w:bottom w:val="nil"/>
          <w:right w:val="nil"/>
          <w:between w:val="nil"/>
        </w:pBdr>
        <w:rPr>
          <w:rFonts w:ascii="Calibri" w:eastAsia="Calibri" w:hAnsi="Calibri" w:cs="Calibri"/>
          <w:i/>
          <w:sz w:val="18"/>
          <w:szCs w:val="18"/>
        </w:rPr>
      </w:pPr>
    </w:p>
    <w:p w14:paraId="67958373" w14:textId="77777777" w:rsidR="00B75F73" w:rsidRDefault="00641616">
      <w:pPr>
        <w:pStyle w:val="Heading1"/>
        <w:pBdr>
          <w:top w:val="nil"/>
          <w:left w:val="nil"/>
          <w:bottom w:val="nil"/>
          <w:right w:val="nil"/>
          <w:between w:val="nil"/>
        </w:pBdr>
        <w:rPr>
          <w:color w:val="FF0000"/>
        </w:rPr>
      </w:pPr>
      <w:bookmarkStart w:id="219" w:name="_b2relrqy138z" w:colFirst="0" w:colLast="0"/>
      <w:bookmarkEnd w:id="219"/>
      <w:r>
        <w:rPr>
          <w:color w:val="FF0000"/>
        </w:rPr>
        <w:t>Competition</w:t>
      </w:r>
    </w:p>
    <w:p w14:paraId="6DE0B575" w14:textId="77777777" w:rsidR="00B75F73" w:rsidRDefault="00B75F73">
      <w:pPr>
        <w:pBdr>
          <w:top w:val="nil"/>
          <w:left w:val="nil"/>
          <w:bottom w:val="nil"/>
          <w:right w:val="nil"/>
          <w:between w:val="nil"/>
        </w:pBdr>
        <w:rPr>
          <w:rFonts w:ascii="Calibri" w:eastAsia="Calibri" w:hAnsi="Calibri" w:cs="Calibri"/>
          <w:sz w:val="18"/>
          <w:szCs w:val="18"/>
        </w:rPr>
      </w:pPr>
    </w:p>
    <w:p w14:paraId="609E2BCF" w14:textId="35C0AA48" w:rsidR="00B75F73" w:rsidRPr="001713A7" w:rsidRDefault="00641616">
      <w:pPr>
        <w:numPr>
          <w:ilvl w:val="0"/>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Who is your competition (direct, indirect &amp; potential)?  </w:t>
      </w:r>
      <w:r>
        <w:rPr>
          <w:rFonts w:ascii="Calibri" w:eastAsia="Calibri" w:hAnsi="Calibri" w:cs="Calibri"/>
          <w:i/>
          <w:color w:val="FF0000"/>
          <w:sz w:val="18"/>
          <w:szCs w:val="18"/>
        </w:rPr>
        <w:t>(Identify specific companies or categories)</w:t>
      </w:r>
      <w:r>
        <w:rPr>
          <w:rFonts w:ascii="Calibri" w:eastAsia="Calibri" w:hAnsi="Calibri" w:cs="Calibri"/>
          <w:color w:val="FF0000"/>
          <w:sz w:val="18"/>
          <w:szCs w:val="18"/>
        </w:rPr>
        <w:t xml:space="preserve"> </w:t>
      </w:r>
    </w:p>
    <w:p w14:paraId="3B5149AC" w14:textId="62380B42" w:rsidR="001713A7" w:rsidRPr="001713A7" w:rsidRDefault="001713A7" w:rsidP="001713A7">
      <w:pPr>
        <w:numPr>
          <w:ilvl w:val="1"/>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Camelback</w:t>
      </w:r>
    </w:p>
    <w:p w14:paraId="6B6DC11A" w14:textId="1035CC4C" w:rsidR="001713A7" w:rsidRPr="00F34F02" w:rsidRDefault="00F34F02" w:rsidP="001713A7">
      <w:pPr>
        <w:numPr>
          <w:ilvl w:val="1"/>
          <w:numId w:val="2"/>
        </w:numPr>
        <w:pBdr>
          <w:top w:val="nil"/>
          <w:left w:val="nil"/>
          <w:bottom w:val="nil"/>
          <w:right w:val="nil"/>
          <w:between w:val="nil"/>
        </w:pBdr>
        <w:contextualSpacing/>
        <w:rPr>
          <w:color w:val="FF0000"/>
          <w:sz w:val="18"/>
          <w:szCs w:val="18"/>
        </w:rPr>
      </w:pPr>
      <w:proofErr w:type="spellStart"/>
      <w:r>
        <w:rPr>
          <w:rFonts w:ascii="Calibri" w:eastAsia="Calibri" w:hAnsi="Calibri" w:cs="Calibri"/>
          <w:color w:val="FF0000"/>
          <w:sz w:val="18"/>
          <w:szCs w:val="18"/>
        </w:rPr>
        <w:t>Vibedration</w:t>
      </w:r>
      <w:proofErr w:type="spellEnd"/>
    </w:p>
    <w:p w14:paraId="54878E5D" w14:textId="353956BD" w:rsidR="00F34F02" w:rsidRPr="00F34F02" w:rsidRDefault="00F34F02" w:rsidP="00F34F02">
      <w:pPr>
        <w:numPr>
          <w:ilvl w:val="1"/>
          <w:numId w:val="2"/>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Elevated </w:t>
      </w:r>
      <w:proofErr w:type="spellStart"/>
      <w:r>
        <w:rPr>
          <w:rFonts w:ascii="Calibri" w:eastAsia="Calibri" w:hAnsi="Calibri" w:cs="Calibri"/>
          <w:color w:val="FF0000"/>
          <w:sz w:val="18"/>
          <w:szCs w:val="18"/>
        </w:rPr>
        <w:t>Lyfe</w:t>
      </w:r>
      <w:proofErr w:type="spellEnd"/>
    </w:p>
    <w:p w14:paraId="2F038A07" w14:textId="794371D9" w:rsidR="00B75F73" w:rsidRPr="00D52130" w:rsidRDefault="00641616">
      <w:pPr>
        <w:numPr>
          <w:ilvl w:val="0"/>
          <w:numId w:val="2"/>
        </w:numPr>
        <w:pBdr>
          <w:top w:val="nil"/>
          <w:left w:val="nil"/>
          <w:bottom w:val="nil"/>
          <w:right w:val="nil"/>
          <w:between w:val="nil"/>
        </w:pBdr>
        <w:contextualSpacing/>
        <w:rPr>
          <w:i/>
          <w:color w:val="FF0000"/>
          <w:sz w:val="18"/>
          <w:szCs w:val="18"/>
        </w:rPr>
      </w:pPr>
      <w:r>
        <w:rPr>
          <w:rFonts w:ascii="Calibri" w:eastAsia="Calibri" w:hAnsi="Calibri" w:cs="Calibri"/>
          <w:color w:val="FF0000"/>
          <w:sz w:val="18"/>
          <w:szCs w:val="18"/>
        </w:rPr>
        <w:t xml:space="preserve">What are your </w:t>
      </w:r>
      <w:r>
        <w:rPr>
          <w:rFonts w:ascii="Calibri" w:eastAsia="Calibri" w:hAnsi="Calibri" w:cs="Calibri"/>
          <w:i/>
          <w:color w:val="FF0000"/>
          <w:sz w:val="18"/>
          <w:szCs w:val="18"/>
        </w:rPr>
        <w:t>company’s</w:t>
      </w:r>
      <w:r>
        <w:rPr>
          <w:rFonts w:ascii="Calibri" w:eastAsia="Calibri" w:hAnsi="Calibri" w:cs="Calibri"/>
          <w:color w:val="FF0000"/>
          <w:sz w:val="18"/>
          <w:szCs w:val="18"/>
        </w:rPr>
        <w:t xml:space="preserve"> advantages over these competitors? </w:t>
      </w:r>
    </w:p>
    <w:p w14:paraId="2B738C31" w14:textId="7DC993C8" w:rsidR="00D52130" w:rsidRDefault="00D52130" w:rsidP="00D52130">
      <w:pPr>
        <w:numPr>
          <w:ilvl w:val="1"/>
          <w:numId w:val="2"/>
        </w:numPr>
        <w:pBdr>
          <w:top w:val="nil"/>
          <w:left w:val="nil"/>
          <w:bottom w:val="nil"/>
          <w:right w:val="nil"/>
          <w:between w:val="nil"/>
        </w:pBdr>
        <w:contextualSpacing/>
        <w:rPr>
          <w:i/>
          <w:color w:val="FF0000"/>
          <w:sz w:val="18"/>
          <w:szCs w:val="18"/>
        </w:rPr>
      </w:pPr>
      <w:commentRangeStart w:id="220"/>
      <w:r>
        <w:rPr>
          <w:rFonts w:ascii="Calibri" w:eastAsia="Calibri" w:hAnsi="Calibri" w:cs="Calibri"/>
          <w:color w:val="FF0000"/>
          <w:sz w:val="18"/>
          <w:szCs w:val="18"/>
        </w:rPr>
        <w:t xml:space="preserve">We </w:t>
      </w:r>
      <w:commentRangeEnd w:id="220"/>
      <w:r w:rsidR="00C65888">
        <w:rPr>
          <w:rStyle w:val="CommentReference"/>
        </w:rPr>
        <w:commentReference w:id="220"/>
      </w:r>
    </w:p>
    <w:p w14:paraId="35D3029D" w14:textId="77777777" w:rsidR="00B75F73"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i/>
          <w:sz w:val="18"/>
          <w:szCs w:val="18"/>
        </w:rPr>
        <w:t xml:space="preserve">(If applicable) </w:t>
      </w:r>
      <w:r>
        <w:rPr>
          <w:rFonts w:ascii="Calibri" w:eastAsia="Calibri" w:hAnsi="Calibri" w:cs="Calibri"/>
          <w:sz w:val="18"/>
          <w:szCs w:val="18"/>
        </w:rPr>
        <w:t xml:space="preserve">How are you positioned to capitalize your competitor’s weaknesses? </w:t>
      </w:r>
    </w:p>
    <w:p w14:paraId="7B18133A" w14:textId="77777777" w:rsidR="00B75F73" w:rsidRDefault="00641616">
      <w:pPr>
        <w:numPr>
          <w:ilvl w:val="0"/>
          <w:numId w:val="2"/>
        </w:numPr>
        <w:pBdr>
          <w:top w:val="nil"/>
          <w:left w:val="nil"/>
          <w:bottom w:val="nil"/>
          <w:right w:val="nil"/>
          <w:between w:val="nil"/>
        </w:pBdr>
        <w:contextualSpacing/>
        <w:rPr>
          <w:sz w:val="18"/>
          <w:szCs w:val="18"/>
        </w:rPr>
      </w:pPr>
      <w:commentRangeStart w:id="221"/>
      <w:r>
        <w:rPr>
          <w:rFonts w:ascii="Calibri" w:eastAsia="Calibri" w:hAnsi="Calibri" w:cs="Calibri"/>
          <w:sz w:val="18"/>
          <w:szCs w:val="18"/>
        </w:rPr>
        <w:t xml:space="preserve">What barriers to entry have been created to help prevent other companies from imitating? </w:t>
      </w:r>
      <w:commentRangeEnd w:id="221"/>
      <w:r w:rsidR="00C65888">
        <w:rPr>
          <w:rStyle w:val="CommentReference"/>
        </w:rPr>
        <w:commentReference w:id="221"/>
      </w:r>
    </w:p>
    <w:p w14:paraId="65A6A23C" w14:textId="77777777" w:rsidR="00B75F73" w:rsidRDefault="00641616">
      <w:pPr>
        <w:numPr>
          <w:ilvl w:val="0"/>
          <w:numId w:val="2"/>
        </w:numPr>
        <w:pBdr>
          <w:top w:val="nil"/>
          <w:left w:val="nil"/>
          <w:bottom w:val="nil"/>
          <w:right w:val="nil"/>
          <w:between w:val="nil"/>
        </w:pBdr>
        <w:contextualSpacing/>
        <w:rPr>
          <w:sz w:val="18"/>
          <w:szCs w:val="18"/>
        </w:rPr>
      </w:pPr>
      <w:r>
        <w:rPr>
          <w:rFonts w:ascii="Calibri" w:eastAsia="Calibri" w:hAnsi="Calibri" w:cs="Calibri"/>
          <w:sz w:val="18"/>
          <w:szCs w:val="18"/>
        </w:rPr>
        <w:lastRenderedPageBreak/>
        <w:t>How do you expect the competitors respond to your entry into the market?</w:t>
      </w:r>
    </w:p>
    <w:p w14:paraId="76955488" w14:textId="76709698" w:rsidR="00C65888" w:rsidRPr="00C65888" w:rsidRDefault="00C65888" w:rsidP="00C65888">
      <w:pPr>
        <w:pStyle w:val="CommentText"/>
        <w:numPr>
          <w:ilvl w:val="0"/>
          <w:numId w:val="2"/>
        </w:numPr>
        <w:rPr>
          <w:ins w:id="222" w:author="Leonard Sachs" w:date="2019-09-11T12:20:00Z"/>
        </w:rPr>
      </w:pPr>
      <w:ins w:id="223" w:author="Leonard Sachs" w:date="2019-09-11T12:20:00Z">
        <w:r>
          <w:rPr>
            <w:rStyle w:val="CommentReference"/>
          </w:rPr>
          <w:annotationRef/>
        </w:r>
        <w:r>
          <w:t>“We expect them to tr</w:t>
        </w:r>
      </w:ins>
      <w:ins w:id="224" w:author="Leonard Sachs" w:date="2019-09-11T12:21:00Z">
        <w:r>
          <w:t>y</w:t>
        </w:r>
      </w:ins>
      <w:ins w:id="225" w:author="Leonard Sachs" w:date="2019-09-11T12:20:00Z">
        <w:r>
          <w:t xml:space="preserve"> to follow suit.  This is why it is imperative that we move quickly to establish ourselves as </w:t>
        </w:r>
        <w:r>
          <w:rPr>
            <w:i/>
            <w:iCs/>
          </w:rPr>
          <w:t>the</w:t>
        </w:r>
        <w:r>
          <w:t xml:space="preserve"> leader in the </w:t>
        </w:r>
      </w:ins>
      <w:ins w:id="226" w:author="Leonard Sachs" w:date="2019-09-11T12:21:00Z">
        <w:r>
          <w:t xml:space="preserve">custom order hydration pack </w:t>
        </w:r>
      </w:ins>
      <w:ins w:id="227" w:author="Leonard Sachs" w:date="2019-09-11T12:20:00Z">
        <w:r>
          <w:t>space.</w:t>
        </w:r>
      </w:ins>
    </w:p>
    <w:p w14:paraId="44AAD5E7" w14:textId="77777777" w:rsidR="00B75F73" w:rsidRDefault="00B75F73">
      <w:pPr>
        <w:pBdr>
          <w:top w:val="nil"/>
          <w:left w:val="nil"/>
          <w:bottom w:val="nil"/>
          <w:right w:val="nil"/>
          <w:between w:val="nil"/>
        </w:pBdr>
        <w:rPr>
          <w:rFonts w:ascii="Calibri" w:eastAsia="Calibri" w:hAnsi="Calibri" w:cs="Calibri"/>
          <w:sz w:val="18"/>
          <w:szCs w:val="18"/>
        </w:rPr>
      </w:pPr>
    </w:p>
    <w:p w14:paraId="68DCCD4A" w14:textId="77777777" w:rsidR="00B75F73" w:rsidRDefault="00641616">
      <w:pPr>
        <w:pStyle w:val="Heading1"/>
        <w:pBdr>
          <w:top w:val="nil"/>
          <w:left w:val="nil"/>
          <w:bottom w:val="nil"/>
          <w:right w:val="nil"/>
          <w:between w:val="nil"/>
        </w:pBdr>
        <w:rPr>
          <w:color w:val="FF0000"/>
        </w:rPr>
      </w:pPr>
      <w:bookmarkStart w:id="228" w:name="_zfas86683gev" w:colFirst="0" w:colLast="0"/>
      <w:bookmarkEnd w:id="228"/>
      <w:r>
        <w:rPr>
          <w:color w:val="FF0000"/>
        </w:rPr>
        <w:t>Executive Team</w:t>
      </w:r>
    </w:p>
    <w:p w14:paraId="79BC8FEF" w14:textId="77777777" w:rsidR="00B75F73" w:rsidRDefault="00641616">
      <w:pPr>
        <w:pBdr>
          <w:top w:val="nil"/>
          <w:left w:val="nil"/>
          <w:bottom w:val="nil"/>
          <w:right w:val="nil"/>
          <w:between w:val="nil"/>
        </w:pBdr>
        <w:ind w:left="180"/>
        <w:rPr>
          <w:rFonts w:ascii="Calibri" w:eastAsia="Calibri" w:hAnsi="Calibri" w:cs="Calibri"/>
          <w:sz w:val="18"/>
          <w:szCs w:val="18"/>
        </w:rPr>
      </w:pPr>
      <w:r>
        <w:rPr>
          <w:rFonts w:ascii="Calibri" w:eastAsia="Calibri" w:hAnsi="Calibri" w:cs="Calibri"/>
          <w:sz w:val="18"/>
          <w:szCs w:val="18"/>
        </w:rPr>
        <w:t xml:space="preserve">The goal of this section is to show you have credible team capable of executing the plan just described. Focus on what each team member brings to the company. </w:t>
      </w:r>
    </w:p>
    <w:p w14:paraId="51EAADEC" w14:textId="77777777" w:rsidR="00B75F73" w:rsidRDefault="00B75F73">
      <w:pPr>
        <w:pBdr>
          <w:top w:val="nil"/>
          <w:left w:val="nil"/>
          <w:bottom w:val="nil"/>
          <w:right w:val="nil"/>
          <w:between w:val="nil"/>
        </w:pBdr>
        <w:rPr>
          <w:rFonts w:ascii="Calibri" w:eastAsia="Calibri" w:hAnsi="Calibri" w:cs="Calibri"/>
          <w:sz w:val="18"/>
          <w:szCs w:val="18"/>
        </w:rPr>
      </w:pPr>
    </w:p>
    <w:p w14:paraId="331F185E" w14:textId="4F934A6D" w:rsidR="00B75F73" w:rsidRPr="00B52B67" w:rsidRDefault="00641616">
      <w:pPr>
        <w:numPr>
          <w:ilvl w:val="0"/>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What is the current organizational structure of your company? </w:t>
      </w:r>
    </w:p>
    <w:p w14:paraId="609B26DD" w14:textId="65E12313" w:rsidR="00B52B67" w:rsidRPr="00A605DF" w:rsidRDefault="00B52B67"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Thomas Nalian </w:t>
      </w:r>
      <w:r w:rsidR="00A605DF">
        <w:rPr>
          <w:rFonts w:ascii="Calibri" w:eastAsia="Calibri" w:hAnsi="Calibri" w:cs="Calibri"/>
          <w:sz w:val="18"/>
          <w:szCs w:val="18"/>
        </w:rPr>
        <w:t>–</w:t>
      </w:r>
      <w:r>
        <w:rPr>
          <w:rFonts w:ascii="Calibri" w:eastAsia="Calibri" w:hAnsi="Calibri" w:cs="Calibri"/>
          <w:sz w:val="18"/>
          <w:szCs w:val="18"/>
        </w:rPr>
        <w:t xml:space="preserve"> </w:t>
      </w:r>
    </w:p>
    <w:p w14:paraId="1FA51F62" w14:textId="40C7A2E3" w:rsidR="00A605DF" w:rsidRPr="00A605DF" w:rsidRDefault="00A605DF"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Eli Dayton</w:t>
      </w:r>
    </w:p>
    <w:p w14:paraId="45C0B562" w14:textId="109135C4" w:rsidR="00A605DF" w:rsidRPr="002341D2" w:rsidRDefault="00A605DF"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Leonard Sachs</w:t>
      </w:r>
      <w:r w:rsidR="00F836A2">
        <w:rPr>
          <w:rFonts w:ascii="Calibri" w:eastAsia="Calibri" w:hAnsi="Calibri" w:cs="Calibri"/>
          <w:sz w:val="18"/>
          <w:szCs w:val="18"/>
        </w:rPr>
        <w:t xml:space="preserve"> </w:t>
      </w:r>
      <w:r w:rsidR="002341D2">
        <w:rPr>
          <w:rFonts w:ascii="Calibri" w:eastAsia="Calibri" w:hAnsi="Calibri" w:cs="Calibri"/>
          <w:sz w:val="18"/>
          <w:szCs w:val="18"/>
        </w:rPr>
        <w:t>–</w:t>
      </w:r>
      <w:r w:rsidR="00F836A2">
        <w:rPr>
          <w:rFonts w:ascii="Calibri" w:eastAsia="Calibri" w:hAnsi="Calibri" w:cs="Calibri"/>
          <w:sz w:val="18"/>
          <w:szCs w:val="18"/>
        </w:rPr>
        <w:t xml:space="preserve"> </w:t>
      </w:r>
      <w:ins w:id="229" w:author="Leonard Sachs" w:date="2019-09-11T12:21:00Z">
        <w:r w:rsidR="00C65888">
          <w:rPr>
            <w:rFonts w:ascii="Calibri" w:eastAsia="Calibri" w:hAnsi="Calibri" w:cs="Calibri"/>
            <w:sz w:val="18"/>
            <w:szCs w:val="18"/>
          </w:rPr>
          <w:t>I can only be listed as an Advisor.</w:t>
        </w:r>
      </w:ins>
    </w:p>
    <w:p w14:paraId="6FABC7AC" w14:textId="56FB75AC" w:rsidR="002341D2" w:rsidRDefault="002341D2" w:rsidP="00B52B67">
      <w:pPr>
        <w:numPr>
          <w:ilvl w:val="1"/>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Kristin </w:t>
      </w:r>
      <w:proofErr w:type="spellStart"/>
      <w:r>
        <w:rPr>
          <w:rFonts w:ascii="Calibri" w:eastAsia="Calibri" w:hAnsi="Calibri" w:cs="Calibri"/>
          <w:sz w:val="18"/>
          <w:szCs w:val="18"/>
        </w:rPr>
        <w:t>Karas</w:t>
      </w:r>
      <w:proofErr w:type="spellEnd"/>
      <w:r>
        <w:rPr>
          <w:rFonts w:ascii="Calibri" w:eastAsia="Calibri" w:hAnsi="Calibri" w:cs="Calibri"/>
          <w:sz w:val="18"/>
          <w:szCs w:val="18"/>
        </w:rPr>
        <w:t xml:space="preserve"> - </w:t>
      </w:r>
    </w:p>
    <w:p w14:paraId="4AF69BA0" w14:textId="77777777" w:rsidR="00B75F73" w:rsidRDefault="00641616">
      <w:pPr>
        <w:numPr>
          <w:ilvl w:val="0"/>
          <w:numId w:val="4"/>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Give a 2-3 sentence bio of each member of the executive team: State what each person brings to the team and why they are a fit. State each person’s 1-3 most impressive accomplishment prior to joining this company.  </w:t>
      </w:r>
      <w:r>
        <w:rPr>
          <w:rFonts w:ascii="Calibri" w:eastAsia="Calibri" w:hAnsi="Calibri" w:cs="Calibri"/>
          <w:i/>
          <w:color w:val="FF0000"/>
          <w:sz w:val="18"/>
          <w:szCs w:val="18"/>
        </w:rPr>
        <w:t xml:space="preserve">(If applicable) </w:t>
      </w:r>
      <w:r>
        <w:rPr>
          <w:rFonts w:ascii="Calibri" w:eastAsia="Calibri" w:hAnsi="Calibri" w:cs="Calibri"/>
          <w:color w:val="FF0000"/>
          <w:sz w:val="18"/>
          <w:szCs w:val="18"/>
        </w:rPr>
        <w:t xml:space="preserve">Highlight if anyone is well networked within your target industry. </w:t>
      </w:r>
    </w:p>
    <w:p w14:paraId="71BD1BEB" w14:textId="77777777" w:rsidR="00B75F73" w:rsidRDefault="00641616">
      <w:pPr>
        <w:numPr>
          <w:ilvl w:val="0"/>
          <w:numId w:val="4"/>
        </w:numPr>
        <w:pBdr>
          <w:top w:val="nil"/>
          <w:left w:val="nil"/>
          <w:bottom w:val="nil"/>
          <w:right w:val="nil"/>
          <w:between w:val="nil"/>
        </w:pBdr>
        <w:contextualSpacing/>
        <w:rPr>
          <w:sz w:val="18"/>
          <w:szCs w:val="18"/>
        </w:rPr>
      </w:pPr>
      <w:r>
        <w:rPr>
          <w:rFonts w:ascii="Calibri" w:eastAsia="Calibri" w:hAnsi="Calibri" w:cs="Calibri"/>
          <w:sz w:val="18"/>
          <w:szCs w:val="18"/>
        </w:rPr>
        <w:t>Why does this team work well together?</w:t>
      </w:r>
    </w:p>
    <w:p w14:paraId="7EE4FB8E" w14:textId="77777777" w:rsidR="00B75F73" w:rsidRDefault="00641616">
      <w:pPr>
        <w:numPr>
          <w:ilvl w:val="0"/>
          <w:numId w:val="4"/>
        </w:numPr>
        <w:pBdr>
          <w:top w:val="nil"/>
          <w:left w:val="nil"/>
          <w:bottom w:val="nil"/>
          <w:right w:val="nil"/>
          <w:between w:val="nil"/>
        </w:pBdr>
        <w:contextualSpacing/>
        <w:rPr>
          <w:sz w:val="18"/>
          <w:szCs w:val="18"/>
        </w:rPr>
      </w:pPr>
      <w:r>
        <w:rPr>
          <w:rFonts w:ascii="Calibri" w:eastAsia="Calibri" w:hAnsi="Calibri" w:cs="Calibri"/>
          <w:sz w:val="18"/>
          <w:szCs w:val="18"/>
        </w:rPr>
        <w:t xml:space="preserve">What “holes” </w:t>
      </w:r>
      <w:r>
        <w:rPr>
          <w:rFonts w:ascii="Calibri" w:eastAsia="Calibri" w:hAnsi="Calibri" w:cs="Calibri"/>
          <w:i/>
          <w:sz w:val="18"/>
          <w:szCs w:val="18"/>
        </w:rPr>
        <w:t>(if any)</w:t>
      </w:r>
      <w:r>
        <w:rPr>
          <w:rFonts w:ascii="Calibri" w:eastAsia="Calibri" w:hAnsi="Calibri" w:cs="Calibri"/>
          <w:sz w:val="18"/>
          <w:szCs w:val="18"/>
        </w:rPr>
        <w:t xml:space="preserve"> are in the management team?</w:t>
      </w:r>
    </w:p>
    <w:p w14:paraId="31937A16" w14:textId="77777777" w:rsidR="00B75F73" w:rsidRDefault="00641616">
      <w:pPr>
        <w:numPr>
          <w:ilvl w:val="0"/>
          <w:numId w:val="4"/>
        </w:numPr>
        <w:contextualSpacing/>
        <w:rPr>
          <w:rFonts w:ascii="Calibri" w:eastAsia="Calibri" w:hAnsi="Calibri" w:cs="Calibri"/>
          <w:sz w:val="18"/>
          <w:szCs w:val="18"/>
        </w:rPr>
      </w:pPr>
      <w:r>
        <w:rPr>
          <w:rFonts w:ascii="Calibri" w:eastAsia="Calibri" w:hAnsi="Calibri" w:cs="Calibri"/>
          <w:sz w:val="18"/>
          <w:szCs w:val="18"/>
        </w:rPr>
        <w:t>What are your next steps in the area of “building your team”?</w:t>
      </w:r>
    </w:p>
    <w:p w14:paraId="01BF6F72" w14:textId="77777777" w:rsidR="00B75F73" w:rsidRDefault="00641616">
      <w:pPr>
        <w:numPr>
          <w:ilvl w:val="0"/>
          <w:numId w:val="4"/>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Who are your advisors and how will each advisor be of value to your company?</w:t>
      </w:r>
    </w:p>
    <w:p w14:paraId="28230689" w14:textId="77777777" w:rsidR="00B75F73" w:rsidRDefault="00B75F73">
      <w:pPr>
        <w:pBdr>
          <w:top w:val="nil"/>
          <w:left w:val="nil"/>
          <w:bottom w:val="nil"/>
          <w:right w:val="nil"/>
          <w:between w:val="nil"/>
        </w:pBdr>
        <w:rPr>
          <w:rFonts w:ascii="Calibri" w:eastAsia="Calibri" w:hAnsi="Calibri" w:cs="Calibri"/>
          <w:sz w:val="18"/>
          <w:szCs w:val="18"/>
        </w:rPr>
      </w:pPr>
    </w:p>
    <w:p w14:paraId="62BE905C" w14:textId="77777777" w:rsidR="00B75F73" w:rsidRDefault="00641616">
      <w:pPr>
        <w:pStyle w:val="Heading1"/>
        <w:pBdr>
          <w:top w:val="nil"/>
          <w:left w:val="nil"/>
          <w:bottom w:val="nil"/>
          <w:right w:val="nil"/>
          <w:between w:val="nil"/>
        </w:pBdr>
        <w:rPr>
          <w:color w:val="FF0000"/>
        </w:rPr>
      </w:pPr>
      <w:bookmarkStart w:id="230" w:name="_m0un84trh1px" w:colFirst="0" w:colLast="0"/>
      <w:bookmarkEnd w:id="230"/>
      <w:r>
        <w:rPr>
          <w:color w:val="FF0000"/>
        </w:rPr>
        <w:t>Financial Projections</w:t>
      </w:r>
    </w:p>
    <w:p w14:paraId="43B4FB0E" w14:textId="77777777" w:rsidR="00B75F73" w:rsidRDefault="00641616">
      <w:pPr>
        <w:pBdr>
          <w:top w:val="nil"/>
          <w:left w:val="nil"/>
          <w:bottom w:val="nil"/>
          <w:right w:val="nil"/>
          <w:between w:val="nil"/>
        </w:pBdr>
        <w:ind w:left="180"/>
        <w:rPr>
          <w:rFonts w:ascii="Calibri" w:eastAsia="Calibri" w:hAnsi="Calibri" w:cs="Calibri"/>
          <w:color w:val="FF0000"/>
          <w:sz w:val="18"/>
          <w:szCs w:val="18"/>
        </w:rPr>
      </w:pPr>
      <w:r>
        <w:rPr>
          <w:rFonts w:ascii="Calibri" w:eastAsia="Calibri" w:hAnsi="Calibri" w:cs="Calibri"/>
          <w:color w:val="FF0000"/>
          <w:sz w:val="18"/>
          <w:szCs w:val="18"/>
          <w:highlight w:val="white"/>
        </w:rPr>
        <w:t xml:space="preserve">This is the section where you seal the deal. In the paragraph preceding the chart, summarize the main points on why this is a huge opportunity and the investment deal of a lifetime. </w:t>
      </w:r>
      <w:r>
        <w:rPr>
          <w:rFonts w:ascii="Calibri" w:eastAsia="Calibri" w:hAnsi="Calibri" w:cs="Calibri"/>
          <w:color w:val="FF0000"/>
          <w:sz w:val="18"/>
          <w:szCs w:val="18"/>
        </w:rPr>
        <w:t xml:space="preserve">The goal of the chart is to demonstrate you’ve put deep thought into financing required to execute the plan you’ve just described, and to show that you have realistic expectations.   This forecast should be “bottom up” instead of “top down”.  Read </w:t>
      </w:r>
      <w:hyperlink r:id="rId18">
        <w:r>
          <w:rPr>
            <w:rFonts w:ascii="Calibri" w:eastAsia="Calibri" w:hAnsi="Calibri" w:cs="Calibri"/>
            <w:sz w:val="18"/>
            <w:szCs w:val="18"/>
            <w:u w:val="single"/>
          </w:rPr>
          <w:t>this article</w:t>
        </w:r>
      </w:hyperlink>
      <w:r>
        <w:rPr>
          <w:rFonts w:ascii="Calibri" w:eastAsia="Calibri" w:hAnsi="Calibri" w:cs="Calibri"/>
          <w:color w:val="FF0000"/>
          <w:sz w:val="18"/>
          <w:szCs w:val="18"/>
        </w:rPr>
        <w:t xml:space="preserve"> for the difference between the two.  Read </w:t>
      </w:r>
      <w:hyperlink r:id="rId19">
        <w:r>
          <w:rPr>
            <w:rFonts w:ascii="Calibri" w:eastAsia="Calibri" w:hAnsi="Calibri" w:cs="Calibri"/>
            <w:sz w:val="18"/>
            <w:szCs w:val="18"/>
            <w:u w:val="single"/>
          </w:rPr>
          <w:t>this PDF</w:t>
        </w:r>
      </w:hyperlink>
      <w:r>
        <w:rPr>
          <w:rFonts w:ascii="Calibri" w:eastAsia="Calibri" w:hAnsi="Calibri" w:cs="Calibri"/>
          <w:color w:val="FF0000"/>
          <w:sz w:val="18"/>
          <w:szCs w:val="18"/>
        </w:rPr>
        <w:t xml:space="preserve"> for tips on how to build a “bottom up” sales forecast. </w:t>
      </w:r>
    </w:p>
    <w:p w14:paraId="11101591" w14:textId="77777777" w:rsidR="00B75F73" w:rsidRDefault="00B75F73">
      <w:pPr>
        <w:pBdr>
          <w:top w:val="nil"/>
          <w:left w:val="nil"/>
          <w:bottom w:val="nil"/>
          <w:right w:val="nil"/>
          <w:between w:val="nil"/>
        </w:pBdr>
        <w:rPr>
          <w:rFonts w:ascii="Calibri" w:eastAsia="Calibri" w:hAnsi="Calibri" w:cs="Calibri"/>
          <w:color w:val="FF0000"/>
          <w:sz w:val="18"/>
          <w:szCs w:val="18"/>
        </w:rPr>
      </w:pPr>
    </w:p>
    <w:p w14:paraId="3118081C"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What trend is taking place in the world that is creating a need for your solution?</w:t>
      </w:r>
    </w:p>
    <w:p w14:paraId="01FBE900"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 xml:space="preserve">What’s the #1 best fact that demonstrates your target customers are starved for your solution? </w:t>
      </w:r>
    </w:p>
    <w:p w14:paraId="38265BC6"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 xml:space="preserve">How is your company positioned to rapidly fill this need?  </w:t>
      </w:r>
    </w:p>
    <w:p w14:paraId="329B8C4E" w14:textId="77777777" w:rsidR="00B75F73" w:rsidRDefault="00641616">
      <w:pPr>
        <w:numPr>
          <w:ilvl w:val="0"/>
          <w:numId w:val="6"/>
        </w:numPr>
        <w:contextualSpacing/>
        <w:rPr>
          <w:rFonts w:ascii="Calibri" w:eastAsia="Calibri" w:hAnsi="Calibri" w:cs="Calibri"/>
          <w:color w:val="FF0000"/>
          <w:sz w:val="18"/>
          <w:szCs w:val="18"/>
        </w:rPr>
      </w:pPr>
      <w:r>
        <w:rPr>
          <w:rFonts w:ascii="Calibri" w:eastAsia="Calibri" w:hAnsi="Calibri" w:cs="Calibri"/>
          <w:color w:val="FF0000"/>
          <w:sz w:val="18"/>
          <w:szCs w:val="18"/>
        </w:rPr>
        <w:t xml:space="preserve">How will the investment you are seeking fuel your rapid growth? </w:t>
      </w:r>
    </w:p>
    <w:p w14:paraId="146260DC" w14:textId="77777777" w:rsidR="00B75F73" w:rsidRDefault="00641616">
      <w:pPr>
        <w:numPr>
          <w:ilvl w:val="0"/>
          <w:numId w:val="6"/>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Tip: have your projections reviewed by industry experts to make sure there are no “red flags” in the numbers. </w:t>
      </w:r>
    </w:p>
    <w:p w14:paraId="1D2A8734" w14:textId="77777777" w:rsidR="00B75F73" w:rsidRDefault="00B75F73">
      <w:pPr>
        <w:pBdr>
          <w:top w:val="nil"/>
          <w:left w:val="nil"/>
          <w:bottom w:val="nil"/>
          <w:right w:val="nil"/>
          <w:between w:val="nil"/>
        </w:pBdr>
        <w:rPr>
          <w:rFonts w:ascii="Calibri" w:eastAsia="Calibri" w:hAnsi="Calibri" w:cs="Calibri"/>
          <w:b/>
          <w:sz w:val="18"/>
          <w:szCs w:val="18"/>
        </w:rPr>
      </w:pPr>
    </w:p>
    <w:tbl>
      <w:tblPr>
        <w:tblStyle w:val="a"/>
        <w:tblW w:w="982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575"/>
        <w:gridCol w:w="1500"/>
        <w:gridCol w:w="1575"/>
        <w:gridCol w:w="1545"/>
        <w:gridCol w:w="1650"/>
      </w:tblGrid>
      <w:tr w:rsidR="00B75F73" w14:paraId="7D044327" w14:textId="77777777">
        <w:trPr>
          <w:trHeight w:val="300"/>
        </w:trPr>
        <w:tc>
          <w:tcPr>
            <w:tcW w:w="1980" w:type="dxa"/>
            <w:shd w:val="clear" w:color="auto" w:fill="4F81BD"/>
            <w:vAlign w:val="center"/>
          </w:tcPr>
          <w:p w14:paraId="0391A0F9"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 in 1000s) </w:t>
            </w:r>
          </w:p>
        </w:tc>
        <w:tc>
          <w:tcPr>
            <w:tcW w:w="1575" w:type="dxa"/>
            <w:shd w:val="clear" w:color="auto" w:fill="4F81BD"/>
            <w:vAlign w:val="center"/>
          </w:tcPr>
          <w:p w14:paraId="04D92416"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 2017</w:t>
            </w:r>
          </w:p>
        </w:tc>
        <w:tc>
          <w:tcPr>
            <w:tcW w:w="1500" w:type="dxa"/>
            <w:shd w:val="clear" w:color="auto" w:fill="4F81BD"/>
            <w:vAlign w:val="center"/>
          </w:tcPr>
          <w:p w14:paraId="194A193D"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2018</w:t>
            </w:r>
          </w:p>
        </w:tc>
        <w:tc>
          <w:tcPr>
            <w:tcW w:w="1575" w:type="dxa"/>
            <w:shd w:val="clear" w:color="auto" w:fill="4F81BD"/>
            <w:vAlign w:val="center"/>
          </w:tcPr>
          <w:p w14:paraId="4AB70A4F"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2019</w:t>
            </w:r>
          </w:p>
        </w:tc>
        <w:tc>
          <w:tcPr>
            <w:tcW w:w="1545" w:type="dxa"/>
            <w:shd w:val="clear" w:color="auto" w:fill="4F81BD"/>
            <w:vAlign w:val="center"/>
          </w:tcPr>
          <w:p w14:paraId="6B1347AC"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2020</w:t>
            </w:r>
          </w:p>
        </w:tc>
        <w:tc>
          <w:tcPr>
            <w:tcW w:w="1650" w:type="dxa"/>
            <w:shd w:val="clear" w:color="auto" w:fill="4F81BD"/>
            <w:vAlign w:val="center"/>
          </w:tcPr>
          <w:p w14:paraId="5DB17C8E" w14:textId="77777777" w:rsidR="00B75F73" w:rsidRDefault="00641616">
            <w:pPr>
              <w:pBdr>
                <w:top w:val="nil"/>
                <w:left w:val="nil"/>
                <w:bottom w:val="nil"/>
                <w:right w:val="nil"/>
                <w:between w:val="nil"/>
              </w:pBdr>
              <w:jc w:val="center"/>
              <w:rPr>
                <w:rFonts w:ascii="Calibri" w:eastAsia="Calibri" w:hAnsi="Calibri" w:cs="Calibri"/>
                <w:b/>
                <w:color w:val="FFFFFF"/>
                <w:sz w:val="18"/>
                <w:szCs w:val="18"/>
              </w:rPr>
            </w:pPr>
            <w:r>
              <w:rPr>
                <w:rFonts w:ascii="Calibri" w:eastAsia="Calibri" w:hAnsi="Calibri" w:cs="Calibri"/>
                <w:b/>
                <w:color w:val="FFFFFF"/>
                <w:sz w:val="18"/>
                <w:szCs w:val="18"/>
              </w:rPr>
              <w:t>2021</w:t>
            </w:r>
          </w:p>
        </w:tc>
      </w:tr>
      <w:tr w:rsidR="00B75F73" w14:paraId="188E6E0D" w14:textId="77777777">
        <w:trPr>
          <w:trHeight w:val="300"/>
        </w:trPr>
        <w:tc>
          <w:tcPr>
            <w:tcW w:w="1980" w:type="dxa"/>
            <w:shd w:val="clear" w:color="auto" w:fill="FFFFFF"/>
            <w:vAlign w:val="center"/>
          </w:tcPr>
          <w:p w14:paraId="27911AC4" w14:textId="77777777" w:rsidR="00B75F73" w:rsidRDefault="00641616">
            <w:pPr>
              <w:pBdr>
                <w:top w:val="nil"/>
                <w:left w:val="nil"/>
                <w:bottom w:val="nil"/>
                <w:right w:val="nil"/>
                <w:between w:val="nil"/>
              </w:pBdr>
              <w:rPr>
                <w:rFonts w:ascii="Calibri" w:eastAsia="Calibri" w:hAnsi="Calibri" w:cs="Calibri"/>
                <w:b/>
                <w:i/>
                <w:color w:val="1F497D"/>
                <w:sz w:val="18"/>
                <w:szCs w:val="18"/>
              </w:rPr>
            </w:pPr>
            <w:r>
              <w:rPr>
                <w:rFonts w:ascii="Calibri" w:eastAsia="Calibri" w:hAnsi="Calibri" w:cs="Calibri"/>
                <w:b/>
                <w:i/>
                <w:color w:val="1F497D"/>
                <w:sz w:val="18"/>
                <w:szCs w:val="18"/>
              </w:rPr>
              <w:t>Units</w:t>
            </w:r>
          </w:p>
        </w:tc>
        <w:tc>
          <w:tcPr>
            <w:tcW w:w="1575" w:type="dxa"/>
            <w:shd w:val="clear" w:color="auto" w:fill="FFFFFF"/>
            <w:vAlign w:val="center"/>
          </w:tcPr>
          <w:p w14:paraId="04BCA4C1" w14:textId="77777777" w:rsidR="00B75F73" w:rsidRDefault="00B75F73">
            <w:pPr>
              <w:pBdr>
                <w:top w:val="nil"/>
                <w:left w:val="nil"/>
                <w:bottom w:val="nil"/>
                <w:right w:val="nil"/>
                <w:between w:val="nil"/>
              </w:pBdr>
              <w:rPr>
                <w:rFonts w:ascii="Calibri" w:eastAsia="Calibri" w:hAnsi="Calibri" w:cs="Calibri"/>
                <w:b/>
                <w:color w:val="1F497D"/>
                <w:sz w:val="18"/>
                <w:szCs w:val="18"/>
              </w:rPr>
            </w:pPr>
          </w:p>
        </w:tc>
        <w:tc>
          <w:tcPr>
            <w:tcW w:w="1500" w:type="dxa"/>
            <w:shd w:val="clear" w:color="auto" w:fill="FFFFFF"/>
            <w:vAlign w:val="center"/>
          </w:tcPr>
          <w:p w14:paraId="54092188" w14:textId="16C92C63" w:rsidR="00B75F73" w:rsidRDefault="00345AEE">
            <w:pPr>
              <w:pBdr>
                <w:top w:val="nil"/>
                <w:left w:val="nil"/>
                <w:bottom w:val="nil"/>
                <w:right w:val="nil"/>
                <w:between w:val="nil"/>
              </w:pBdr>
              <w:rPr>
                <w:rFonts w:ascii="Calibri" w:eastAsia="Calibri" w:hAnsi="Calibri" w:cs="Calibri"/>
                <w:b/>
                <w:color w:val="1F497D"/>
                <w:sz w:val="18"/>
                <w:szCs w:val="18"/>
              </w:rPr>
            </w:pPr>
            <w:r>
              <w:rPr>
                <w:rFonts w:ascii="Calibri" w:eastAsia="Calibri" w:hAnsi="Calibri" w:cs="Calibri"/>
                <w:b/>
                <w:color w:val="1F497D"/>
                <w:sz w:val="18"/>
                <w:szCs w:val="18"/>
              </w:rPr>
              <w:t>5</w:t>
            </w:r>
          </w:p>
        </w:tc>
        <w:tc>
          <w:tcPr>
            <w:tcW w:w="1575" w:type="dxa"/>
            <w:shd w:val="clear" w:color="auto" w:fill="FFFFFF"/>
            <w:vAlign w:val="center"/>
          </w:tcPr>
          <w:p w14:paraId="7D5838B1" w14:textId="386EF646" w:rsidR="00B75F73" w:rsidRDefault="00B75F73">
            <w:pPr>
              <w:pBdr>
                <w:top w:val="nil"/>
                <w:left w:val="nil"/>
                <w:bottom w:val="nil"/>
                <w:right w:val="nil"/>
                <w:between w:val="nil"/>
              </w:pBdr>
              <w:rPr>
                <w:rFonts w:ascii="Calibri" w:eastAsia="Calibri" w:hAnsi="Calibri" w:cs="Calibri"/>
                <w:b/>
                <w:color w:val="1F497D"/>
                <w:sz w:val="18"/>
                <w:szCs w:val="18"/>
              </w:rPr>
            </w:pPr>
          </w:p>
        </w:tc>
        <w:tc>
          <w:tcPr>
            <w:tcW w:w="1545" w:type="dxa"/>
            <w:shd w:val="clear" w:color="auto" w:fill="FFFFFF"/>
            <w:vAlign w:val="center"/>
          </w:tcPr>
          <w:p w14:paraId="3C83D9C8" w14:textId="77777777" w:rsidR="00B75F73" w:rsidRDefault="00B75F73">
            <w:pPr>
              <w:pBdr>
                <w:top w:val="nil"/>
                <w:left w:val="nil"/>
                <w:bottom w:val="nil"/>
                <w:right w:val="nil"/>
                <w:between w:val="nil"/>
              </w:pBdr>
              <w:rPr>
                <w:rFonts w:ascii="Calibri" w:eastAsia="Calibri" w:hAnsi="Calibri" w:cs="Calibri"/>
                <w:b/>
                <w:color w:val="1F497D"/>
                <w:sz w:val="18"/>
                <w:szCs w:val="18"/>
              </w:rPr>
            </w:pPr>
          </w:p>
        </w:tc>
        <w:tc>
          <w:tcPr>
            <w:tcW w:w="1650" w:type="dxa"/>
            <w:shd w:val="clear" w:color="auto" w:fill="FFFFFF"/>
            <w:vAlign w:val="center"/>
          </w:tcPr>
          <w:p w14:paraId="2946B4AF" w14:textId="77777777" w:rsidR="00B75F73" w:rsidRDefault="00B75F73">
            <w:pPr>
              <w:pBdr>
                <w:top w:val="nil"/>
                <w:left w:val="nil"/>
                <w:bottom w:val="nil"/>
                <w:right w:val="nil"/>
                <w:between w:val="nil"/>
              </w:pBdr>
              <w:rPr>
                <w:rFonts w:ascii="Calibri" w:eastAsia="Calibri" w:hAnsi="Calibri" w:cs="Calibri"/>
                <w:b/>
                <w:color w:val="1F497D"/>
                <w:sz w:val="18"/>
                <w:szCs w:val="18"/>
              </w:rPr>
            </w:pPr>
          </w:p>
        </w:tc>
      </w:tr>
      <w:tr w:rsidR="00B75F73" w14:paraId="5CD23FB6" w14:textId="77777777">
        <w:trPr>
          <w:trHeight w:val="300"/>
        </w:trPr>
        <w:tc>
          <w:tcPr>
            <w:tcW w:w="1980" w:type="dxa"/>
            <w:shd w:val="clear" w:color="auto" w:fill="FFFFFF"/>
            <w:vAlign w:val="center"/>
          </w:tcPr>
          <w:p w14:paraId="2B209F59"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Revenue</w:t>
            </w:r>
          </w:p>
        </w:tc>
        <w:tc>
          <w:tcPr>
            <w:tcW w:w="1575" w:type="dxa"/>
            <w:shd w:val="clear" w:color="auto" w:fill="FFFFFF"/>
            <w:vAlign w:val="center"/>
          </w:tcPr>
          <w:p w14:paraId="1D8DDCC5"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665B3753" w14:textId="5468F652" w:rsidR="00B75F73" w:rsidRDefault="00FB3F0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200</w:t>
            </w:r>
          </w:p>
        </w:tc>
        <w:tc>
          <w:tcPr>
            <w:tcW w:w="1575" w:type="dxa"/>
            <w:shd w:val="clear" w:color="auto" w:fill="FFFFFF"/>
            <w:vAlign w:val="center"/>
          </w:tcPr>
          <w:p w14:paraId="5466491D" w14:textId="72B0C97C" w:rsidR="00B75F73" w:rsidRDefault="00A2435E">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7463</w:t>
            </w:r>
          </w:p>
        </w:tc>
        <w:tc>
          <w:tcPr>
            <w:tcW w:w="1545" w:type="dxa"/>
            <w:shd w:val="clear" w:color="auto" w:fill="FFFFFF"/>
            <w:vAlign w:val="center"/>
          </w:tcPr>
          <w:p w14:paraId="730FAED4"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3BB2FE4A"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02EAD05C" w14:textId="77777777">
        <w:trPr>
          <w:trHeight w:val="300"/>
        </w:trPr>
        <w:tc>
          <w:tcPr>
            <w:tcW w:w="1980" w:type="dxa"/>
            <w:shd w:val="clear" w:color="auto" w:fill="FFFFFF"/>
            <w:vAlign w:val="center"/>
          </w:tcPr>
          <w:p w14:paraId="08E3195D"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color w:val="000000"/>
                <w:sz w:val="18"/>
                <w:szCs w:val="18"/>
              </w:rPr>
              <w:t>COGS</w:t>
            </w:r>
          </w:p>
        </w:tc>
        <w:tc>
          <w:tcPr>
            <w:tcW w:w="1575" w:type="dxa"/>
            <w:shd w:val="clear" w:color="auto" w:fill="FFFFFF"/>
            <w:vAlign w:val="center"/>
          </w:tcPr>
          <w:p w14:paraId="0B50BC0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33496D8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22FC5F04"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46D5D70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14A7C2DA"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07169A57" w14:textId="77777777">
        <w:trPr>
          <w:trHeight w:val="300"/>
        </w:trPr>
        <w:tc>
          <w:tcPr>
            <w:tcW w:w="1980" w:type="dxa"/>
            <w:shd w:val="clear" w:color="auto" w:fill="FFFFFF"/>
            <w:vAlign w:val="center"/>
          </w:tcPr>
          <w:p w14:paraId="0547FE84"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Gross Profit</w:t>
            </w:r>
          </w:p>
        </w:tc>
        <w:tc>
          <w:tcPr>
            <w:tcW w:w="1575" w:type="dxa"/>
            <w:shd w:val="clear" w:color="auto" w:fill="FFFFFF"/>
            <w:vAlign w:val="center"/>
          </w:tcPr>
          <w:p w14:paraId="35FBBE0F"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15B7277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2E71217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451CF4DF"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02EADC6B"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031D30F9" w14:textId="77777777">
        <w:trPr>
          <w:trHeight w:val="300"/>
        </w:trPr>
        <w:tc>
          <w:tcPr>
            <w:tcW w:w="1980" w:type="dxa"/>
            <w:shd w:val="clear" w:color="auto" w:fill="FFFFFF"/>
            <w:vAlign w:val="center"/>
          </w:tcPr>
          <w:p w14:paraId="092BA832" w14:textId="77777777" w:rsidR="00B75F73" w:rsidRDefault="00641616">
            <w:pPr>
              <w:pBdr>
                <w:top w:val="nil"/>
                <w:left w:val="nil"/>
                <w:bottom w:val="nil"/>
                <w:right w:val="nil"/>
                <w:between w:val="nil"/>
              </w:pBdr>
              <w:ind w:firstLine="195"/>
              <w:rPr>
                <w:rFonts w:ascii="Calibri" w:eastAsia="Calibri" w:hAnsi="Calibri" w:cs="Calibri"/>
                <w:b/>
                <w:sz w:val="18"/>
                <w:szCs w:val="18"/>
              </w:rPr>
            </w:pPr>
            <w:r>
              <w:rPr>
                <w:rFonts w:ascii="Calibri" w:eastAsia="Calibri" w:hAnsi="Calibri" w:cs="Calibri"/>
                <w:b/>
                <w:sz w:val="18"/>
                <w:szCs w:val="18"/>
              </w:rPr>
              <w:t>General &amp; Admin</w:t>
            </w:r>
          </w:p>
        </w:tc>
        <w:tc>
          <w:tcPr>
            <w:tcW w:w="1575" w:type="dxa"/>
            <w:shd w:val="clear" w:color="auto" w:fill="FFFFFF"/>
            <w:vAlign w:val="center"/>
          </w:tcPr>
          <w:p w14:paraId="6AE02D31"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353293B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705A6BA2"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57E02BF9"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4E03CEB1"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2CB364F3" w14:textId="77777777">
        <w:trPr>
          <w:trHeight w:val="300"/>
        </w:trPr>
        <w:tc>
          <w:tcPr>
            <w:tcW w:w="1980" w:type="dxa"/>
            <w:shd w:val="clear" w:color="auto" w:fill="FFFFFF"/>
            <w:vAlign w:val="center"/>
          </w:tcPr>
          <w:p w14:paraId="11EC7DAD"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sz w:val="18"/>
                <w:szCs w:val="18"/>
              </w:rPr>
              <w:t>Sales &amp; Marketing</w:t>
            </w:r>
          </w:p>
        </w:tc>
        <w:tc>
          <w:tcPr>
            <w:tcW w:w="1575" w:type="dxa"/>
            <w:shd w:val="clear" w:color="auto" w:fill="FFFFFF"/>
            <w:vAlign w:val="center"/>
          </w:tcPr>
          <w:p w14:paraId="389E18B0"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2425E351"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5C8E69EC"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5E827838"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4E4AF55A"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11719BD4" w14:textId="77777777">
        <w:trPr>
          <w:trHeight w:val="300"/>
        </w:trPr>
        <w:tc>
          <w:tcPr>
            <w:tcW w:w="1980" w:type="dxa"/>
            <w:shd w:val="clear" w:color="auto" w:fill="FFFFFF"/>
            <w:vAlign w:val="center"/>
          </w:tcPr>
          <w:p w14:paraId="79347D4A"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sz w:val="18"/>
                <w:szCs w:val="18"/>
              </w:rPr>
              <w:t>Product Dev.</w:t>
            </w:r>
          </w:p>
        </w:tc>
        <w:tc>
          <w:tcPr>
            <w:tcW w:w="1575" w:type="dxa"/>
            <w:shd w:val="clear" w:color="auto" w:fill="FFFFFF"/>
            <w:vAlign w:val="center"/>
          </w:tcPr>
          <w:p w14:paraId="6DB776DE"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32580D9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770D7BAB"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5B4E42F5"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646BAA50"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3854595B" w14:textId="77777777">
        <w:trPr>
          <w:trHeight w:val="300"/>
        </w:trPr>
        <w:tc>
          <w:tcPr>
            <w:tcW w:w="1980" w:type="dxa"/>
            <w:shd w:val="clear" w:color="auto" w:fill="FFFFFF"/>
            <w:vAlign w:val="center"/>
          </w:tcPr>
          <w:p w14:paraId="4E73C28C" w14:textId="77777777" w:rsidR="00B75F73" w:rsidRDefault="00641616">
            <w:pPr>
              <w:pBdr>
                <w:top w:val="nil"/>
                <w:left w:val="nil"/>
                <w:bottom w:val="nil"/>
                <w:right w:val="nil"/>
                <w:between w:val="nil"/>
              </w:pBdr>
              <w:ind w:firstLine="195"/>
              <w:rPr>
                <w:rFonts w:ascii="Calibri" w:eastAsia="Calibri" w:hAnsi="Calibri" w:cs="Calibri"/>
                <w:b/>
                <w:color w:val="000000"/>
                <w:sz w:val="18"/>
                <w:szCs w:val="18"/>
              </w:rPr>
            </w:pPr>
            <w:r>
              <w:rPr>
                <w:rFonts w:ascii="Calibri" w:eastAsia="Calibri" w:hAnsi="Calibri" w:cs="Calibri"/>
                <w:b/>
                <w:color w:val="000000"/>
                <w:sz w:val="18"/>
                <w:szCs w:val="18"/>
              </w:rPr>
              <w:t xml:space="preserve">Other - if relevant </w:t>
            </w:r>
            <w:r>
              <w:rPr>
                <w:rFonts w:ascii="Calibri" w:eastAsia="Calibri" w:hAnsi="Calibri" w:cs="Calibri"/>
                <w:b/>
                <w:sz w:val="18"/>
                <w:szCs w:val="18"/>
              </w:rPr>
              <w:t>(</w:t>
            </w:r>
            <w:proofErr w:type="spellStart"/>
            <w:r>
              <w:rPr>
                <w:rFonts w:ascii="Calibri" w:eastAsia="Calibri" w:hAnsi="Calibri" w:cs="Calibri"/>
                <w:b/>
                <w:sz w:val="18"/>
                <w:szCs w:val="18"/>
              </w:rPr>
              <w:t>CapEx</w:t>
            </w:r>
            <w:proofErr w:type="spellEnd"/>
            <w:r>
              <w:rPr>
                <w:rFonts w:ascii="Calibri" w:eastAsia="Calibri" w:hAnsi="Calibri" w:cs="Calibri"/>
                <w:b/>
                <w:sz w:val="18"/>
                <w:szCs w:val="18"/>
              </w:rPr>
              <w:t>/FDA/</w:t>
            </w:r>
            <w:proofErr w:type="spellStart"/>
            <w:r>
              <w:rPr>
                <w:rFonts w:ascii="Calibri" w:eastAsia="Calibri" w:hAnsi="Calibri" w:cs="Calibri"/>
                <w:b/>
                <w:sz w:val="18"/>
                <w:szCs w:val="18"/>
              </w:rPr>
              <w:t>etc</w:t>
            </w:r>
            <w:proofErr w:type="spellEnd"/>
            <w:r>
              <w:rPr>
                <w:rFonts w:ascii="Calibri" w:eastAsia="Calibri" w:hAnsi="Calibri" w:cs="Calibri"/>
                <w:b/>
                <w:sz w:val="18"/>
                <w:szCs w:val="18"/>
              </w:rPr>
              <w:t xml:space="preserve">) </w:t>
            </w:r>
          </w:p>
        </w:tc>
        <w:tc>
          <w:tcPr>
            <w:tcW w:w="1575" w:type="dxa"/>
            <w:shd w:val="clear" w:color="auto" w:fill="FFFFFF"/>
            <w:vAlign w:val="center"/>
          </w:tcPr>
          <w:p w14:paraId="49FB46FB"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00" w:type="dxa"/>
            <w:shd w:val="clear" w:color="auto" w:fill="FFFFFF"/>
            <w:vAlign w:val="center"/>
          </w:tcPr>
          <w:p w14:paraId="47DEE805"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75" w:type="dxa"/>
            <w:shd w:val="clear" w:color="auto" w:fill="FFFFFF"/>
            <w:vAlign w:val="center"/>
          </w:tcPr>
          <w:p w14:paraId="4D77E3AE"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545" w:type="dxa"/>
            <w:shd w:val="clear" w:color="auto" w:fill="FFFFFF"/>
            <w:vAlign w:val="center"/>
          </w:tcPr>
          <w:p w14:paraId="0B665837"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c>
          <w:tcPr>
            <w:tcW w:w="1650" w:type="dxa"/>
            <w:shd w:val="clear" w:color="auto" w:fill="FFFFFF"/>
            <w:vAlign w:val="center"/>
          </w:tcPr>
          <w:p w14:paraId="7052ECD3" w14:textId="77777777" w:rsidR="00B75F73" w:rsidRDefault="00B75F73">
            <w:pPr>
              <w:pBdr>
                <w:top w:val="nil"/>
                <w:left w:val="nil"/>
                <w:bottom w:val="nil"/>
                <w:right w:val="nil"/>
                <w:between w:val="nil"/>
              </w:pBdr>
              <w:rPr>
                <w:rFonts w:ascii="Calibri" w:eastAsia="Calibri" w:hAnsi="Calibri" w:cs="Calibri"/>
                <w:b/>
                <w:color w:val="000000"/>
                <w:sz w:val="18"/>
                <w:szCs w:val="18"/>
              </w:rPr>
            </w:pPr>
          </w:p>
        </w:tc>
      </w:tr>
      <w:tr w:rsidR="00B75F73" w14:paraId="1F407411" w14:textId="77777777">
        <w:trPr>
          <w:trHeight w:val="300"/>
        </w:trPr>
        <w:tc>
          <w:tcPr>
            <w:tcW w:w="1980" w:type="dxa"/>
            <w:shd w:val="clear" w:color="auto" w:fill="FFFFFF"/>
            <w:vAlign w:val="center"/>
          </w:tcPr>
          <w:p w14:paraId="16F4D7E5"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color w:val="000000"/>
                <w:sz w:val="18"/>
                <w:szCs w:val="18"/>
              </w:rPr>
              <w:t>Total Expenses</w:t>
            </w:r>
          </w:p>
        </w:tc>
        <w:tc>
          <w:tcPr>
            <w:tcW w:w="1575" w:type="dxa"/>
            <w:shd w:val="clear" w:color="auto" w:fill="FFFFFF"/>
            <w:vAlign w:val="center"/>
          </w:tcPr>
          <w:p w14:paraId="4A0B2BE1"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500" w:type="dxa"/>
            <w:shd w:val="clear" w:color="auto" w:fill="FFFFFF"/>
            <w:vAlign w:val="center"/>
          </w:tcPr>
          <w:p w14:paraId="299F3FB7"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575" w:type="dxa"/>
            <w:shd w:val="clear" w:color="auto" w:fill="FFFFFF"/>
            <w:vAlign w:val="center"/>
          </w:tcPr>
          <w:p w14:paraId="5D5C1550"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545" w:type="dxa"/>
            <w:shd w:val="clear" w:color="auto" w:fill="FFFFFF"/>
            <w:vAlign w:val="center"/>
          </w:tcPr>
          <w:p w14:paraId="30AA82FE"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c>
          <w:tcPr>
            <w:tcW w:w="1650" w:type="dxa"/>
            <w:shd w:val="clear" w:color="auto" w:fill="FFFFFF"/>
            <w:vAlign w:val="center"/>
          </w:tcPr>
          <w:p w14:paraId="18701774" w14:textId="77777777" w:rsidR="00B75F73" w:rsidRDefault="00B75F73">
            <w:pPr>
              <w:pBdr>
                <w:top w:val="nil"/>
                <w:left w:val="nil"/>
                <w:bottom w:val="nil"/>
                <w:right w:val="nil"/>
                <w:between w:val="nil"/>
              </w:pBdr>
              <w:rPr>
                <w:rFonts w:ascii="Calibri" w:eastAsia="Calibri" w:hAnsi="Calibri" w:cs="Calibri"/>
                <w:b/>
                <w:color w:val="808080"/>
                <w:sz w:val="18"/>
                <w:szCs w:val="18"/>
              </w:rPr>
            </w:pPr>
          </w:p>
        </w:tc>
      </w:tr>
      <w:tr w:rsidR="00B75F73" w14:paraId="66CB3ED4" w14:textId="77777777">
        <w:trPr>
          <w:trHeight w:val="300"/>
        </w:trPr>
        <w:tc>
          <w:tcPr>
            <w:tcW w:w="1980" w:type="dxa"/>
            <w:shd w:val="clear" w:color="auto" w:fill="FFFFFF"/>
            <w:vAlign w:val="center"/>
          </w:tcPr>
          <w:p w14:paraId="06B16920"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sz w:val="18"/>
                <w:szCs w:val="18"/>
              </w:rPr>
              <w:t xml:space="preserve">EBITDA </w:t>
            </w:r>
          </w:p>
        </w:tc>
        <w:tc>
          <w:tcPr>
            <w:tcW w:w="1575" w:type="dxa"/>
            <w:shd w:val="clear" w:color="auto" w:fill="FFFFFF"/>
            <w:vAlign w:val="bottom"/>
          </w:tcPr>
          <w:p w14:paraId="5F1AA5E6" w14:textId="77777777" w:rsidR="00B75F73" w:rsidRDefault="00B75F73">
            <w:pPr>
              <w:pBdr>
                <w:top w:val="nil"/>
                <w:left w:val="nil"/>
                <w:bottom w:val="nil"/>
                <w:right w:val="nil"/>
                <w:between w:val="nil"/>
              </w:pBdr>
              <w:rPr>
                <w:rFonts w:ascii="Calibri" w:eastAsia="Calibri" w:hAnsi="Calibri" w:cs="Calibri"/>
                <w:color w:val="000000"/>
                <w:sz w:val="20"/>
                <w:szCs w:val="20"/>
              </w:rPr>
            </w:pPr>
          </w:p>
        </w:tc>
        <w:tc>
          <w:tcPr>
            <w:tcW w:w="1500" w:type="dxa"/>
            <w:shd w:val="clear" w:color="auto" w:fill="FFFFFF"/>
            <w:vAlign w:val="bottom"/>
          </w:tcPr>
          <w:p w14:paraId="1C5B4804" w14:textId="77777777" w:rsidR="00B75F73" w:rsidRDefault="00B75F73">
            <w:pPr>
              <w:pBdr>
                <w:top w:val="nil"/>
                <w:left w:val="nil"/>
                <w:bottom w:val="nil"/>
                <w:right w:val="nil"/>
                <w:between w:val="nil"/>
              </w:pBdr>
              <w:rPr>
                <w:rFonts w:ascii="Calibri" w:eastAsia="Calibri" w:hAnsi="Calibri" w:cs="Calibri"/>
                <w:color w:val="000000"/>
              </w:rPr>
            </w:pPr>
          </w:p>
        </w:tc>
        <w:tc>
          <w:tcPr>
            <w:tcW w:w="1575" w:type="dxa"/>
            <w:shd w:val="clear" w:color="auto" w:fill="FFFFFF"/>
            <w:vAlign w:val="bottom"/>
          </w:tcPr>
          <w:p w14:paraId="74E684A9" w14:textId="77777777" w:rsidR="00B75F73" w:rsidRDefault="00B75F73">
            <w:pPr>
              <w:pBdr>
                <w:top w:val="nil"/>
                <w:left w:val="nil"/>
                <w:bottom w:val="nil"/>
                <w:right w:val="nil"/>
                <w:between w:val="nil"/>
              </w:pBdr>
              <w:rPr>
                <w:rFonts w:ascii="Calibri" w:eastAsia="Calibri" w:hAnsi="Calibri" w:cs="Calibri"/>
                <w:color w:val="000000"/>
              </w:rPr>
            </w:pPr>
          </w:p>
        </w:tc>
        <w:tc>
          <w:tcPr>
            <w:tcW w:w="1545" w:type="dxa"/>
            <w:shd w:val="clear" w:color="auto" w:fill="FFFFFF"/>
            <w:vAlign w:val="bottom"/>
          </w:tcPr>
          <w:p w14:paraId="4A7C44F9" w14:textId="77777777" w:rsidR="00B75F73" w:rsidRDefault="00B75F73">
            <w:pPr>
              <w:pBdr>
                <w:top w:val="nil"/>
                <w:left w:val="nil"/>
                <w:bottom w:val="nil"/>
                <w:right w:val="nil"/>
                <w:between w:val="nil"/>
              </w:pBdr>
              <w:rPr>
                <w:rFonts w:ascii="Calibri" w:eastAsia="Calibri" w:hAnsi="Calibri" w:cs="Calibri"/>
                <w:color w:val="000000"/>
              </w:rPr>
            </w:pPr>
          </w:p>
        </w:tc>
        <w:tc>
          <w:tcPr>
            <w:tcW w:w="1650" w:type="dxa"/>
            <w:shd w:val="clear" w:color="auto" w:fill="FFFFFF"/>
            <w:vAlign w:val="bottom"/>
          </w:tcPr>
          <w:p w14:paraId="1C6EEEC8" w14:textId="77777777" w:rsidR="00B75F73" w:rsidRDefault="00B75F73">
            <w:pPr>
              <w:pBdr>
                <w:top w:val="nil"/>
                <w:left w:val="nil"/>
                <w:bottom w:val="nil"/>
                <w:right w:val="nil"/>
                <w:between w:val="nil"/>
              </w:pBdr>
              <w:rPr>
                <w:rFonts w:ascii="Calibri" w:eastAsia="Calibri" w:hAnsi="Calibri" w:cs="Calibri"/>
                <w:color w:val="000000"/>
              </w:rPr>
            </w:pPr>
          </w:p>
        </w:tc>
      </w:tr>
      <w:tr w:rsidR="00B75F73" w14:paraId="47962DBE" w14:textId="77777777">
        <w:trPr>
          <w:trHeight w:val="300"/>
        </w:trPr>
        <w:tc>
          <w:tcPr>
            <w:tcW w:w="1980" w:type="dxa"/>
            <w:shd w:val="clear" w:color="auto" w:fill="FFFFFF"/>
            <w:vAlign w:val="center"/>
          </w:tcPr>
          <w:p w14:paraId="1E36327E" w14:textId="77777777" w:rsidR="00B75F73" w:rsidRDefault="00641616">
            <w:pPr>
              <w:pBdr>
                <w:top w:val="nil"/>
                <w:left w:val="nil"/>
                <w:bottom w:val="nil"/>
                <w:right w:val="nil"/>
                <w:between w:val="nil"/>
              </w:pBdr>
              <w:rPr>
                <w:rFonts w:ascii="Calibri" w:eastAsia="Calibri" w:hAnsi="Calibri" w:cs="Calibri"/>
                <w:b/>
                <w:color w:val="000000"/>
                <w:sz w:val="18"/>
                <w:szCs w:val="18"/>
              </w:rPr>
            </w:pPr>
            <w:r>
              <w:rPr>
                <w:rFonts w:ascii="Calibri" w:eastAsia="Calibri" w:hAnsi="Calibri" w:cs="Calibri"/>
                <w:b/>
                <w:sz w:val="18"/>
                <w:szCs w:val="18"/>
              </w:rPr>
              <w:t>Investment</w:t>
            </w:r>
          </w:p>
        </w:tc>
        <w:tc>
          <w:tcPr>
            <w:tcW w:w="1575" w:type="dxa"/>
            <w:shd w:val="clear" w:color="auto" w:fill="FFFFFF"/>
            <w:vAlign w:val="bottom"/>
          </w:tcPr>
          <w:p w14:paraId="203BDFB2" w14:textId="77777777" w:rsidR="00B75F73" w:rsidRDefault="00B75F73">
            <w:pPr>
              <w:pBdr>
                <w:top w:val="nil"/>
                <w:left w:val="nil"/>
                <w:bottom w:val="nil"/>
                <w:right w:val="nil"/>
                <w:between w:val="nil"/>
              </w:pBdr>
              <w:rPr>
                <w:rFonts w:ascii="Calibri" w:eastAsia="Calibri" w:hAnsi="Calibri" w:cs="Calibri"/>
                <w:color w:val="000000"/>
              </w:rPr>
            </w:pPr>
          </w:p>
        </w:tc>
        <w:tc>
          <w:tcPr>
            <w:tcW w:w="1500" w:type="dxa"/>
            <w:shd w:val="clear" w:color="auto" w:fill="FFFFFF"/>
            <w:vAlign w:val="bottom"/>
          </w:tcPr>
          <w:p w14:paraId="340173ED" w14:textId="77777777" w:rsidR="00B75F73" w:rsidRDefault="00B75F73">
            <w:pPr>
              <w:pBdr>
                <w:top w:val="nil"/>
                <w:left w:val="nil"/>
                <w:bottom w:val="nil"/>
                <w:right w:val="nil"/>
                <w:between w:val="nil"/>
              </w:pBdr>
              <w:rPr>
                <w:rFonts w:ascii="Calibri" w:eastAsia="Calibri" w:hAnsi="Calibri" w:cs="Calibri"/>
                <w:color w:val="000000"/>
              </w:rPr>
            </w:pPr>
          </w:p>
        </w:tc>
        <w:tc>
          <w:tcPr>
            <w:tcW w:w="1575" w:type="dxa"/>
            <w:shd w:val="clear" w:color="auto" w:fill="FFFFFF"/>
            <w:vAlign w:val="bottom"/>
          </w:tcPr>
          <w:p w14:paraId="36C910C8" w14:textId="77777777" w:rsidR="00B75F73" w:rsidRDefault="00B75F73">
            <w:pPr>
              <w:pBdr>
                <w:top w:val="nil"/>
                <w:left w:val="nil"/>
                <w:bottom w:val="nil"/>
                <w:right w:val="nil"/>
                <w:between w:val="nil"/>
              </w:pBdr>
              <w:rPr>
                <w:rFonts w:ascii="Calibri" w:eastAsia="Calibri" w:hAnsi="Calibri" w:cs="Calibri"/>
                <w:color w:val="000000"/>
              </w:rPr>
            </w:pPr>
          </w:p>
        </w:tc>
        <w:tc>
          <w:tcPr>
            <w:tcW w:w="1545" w:type="dxa"/>
            <w:shd w:val="clear" w:color="auto" w:fill="FFFFFF"/>
            <w:vAlign w:val="bottom"/>
          </w:tcPr>
          <w:p w14:paraId="5A959FA6" w14:textId="77777777" w:rsidR="00B75F73" w:rsidRDefault="00B75F73">
            <w:pPr>
              <w:pBdr>
                <w:top w:val="nil"/>
                <w:left w:val="nil"/>
                <w:bottom w:val="nil"/>
                <w:right w:val="nil"/>
                <w:between w:val="nil"/>
              </w:pBdr>
              <w:rPr>
                <w:rFonts w:ascii="Calibri" w:eastAsia="Calibri" w:hAnsi="Calibri" w:cs="Calibri"/>
                <w:color w:val="000000"/>
              </w:rPr>
            </w:pPr>
          </w:p>
        </w:tc>
        <w:tc>
          <w:tcPr>
            <w:tcW w:w="1650" w:type="dxa"/>
            <w:shd w:val="clear" w:color="auto" w:fill="FFFFFF"/>
            <w:vAlign w:val="bottom"/>
          </w:tcPr>
          <w:p w14:paraId="391A78B9" w14:textId="77777777" w:rsidR="00B75F73" w:rsidRDefault="00B75F73">
            <w:pPr>
              <w:pBdr>
                <w:top w:val="nil"/>
                <w:left w:val="nil"/>
                <w:bottom w:val="nil"/>
                <w:right w:val="nil"/>
                <w:between w:val="nil"/>
              </w:pBdr>
              <w:rPr>
                <w:rFonts w:ascii="Calibri" w:eastAsia="Calibri" w:hAnsi="Calibri" w:cs="Calibri"/>
                <w:color w:val="000000"/>
              </w:rPr>
            </w:pPr>
          </w:p>
        </w:tc>
      </w:tr>
      <w:tr w:rsidR="00B75F73" w14:paraId="10C47A5E" w14:textId="77777777">
        <w:trPr>
          <w:trHeight w:val="300"/>
        </w:trPr>
        <w:tc>
          <w:tcPr>
            <w:tcW w:w="1980" w:type="dxa"/>
            <w:shd w:val="clear" w:color="auto" w:fill="FFFFFF"/>
            <w:vAlign w:val="center"/>
          </w:tcPr>
          <w:p w14:paraId="6765B860" w14:textId="77777777" w:rsidR="00B75F73" w:rsidRDefault="00641616">
            <w:pPr>
              <w:pBdr>
                <w:top w:val="nil"/>
                <w:left w:val="nil"/>
                <w:bottom w:val="nil"/>
                <w:right w:val="nil"/>
                <w:between w:val="nil"/>
              </w:pBdr>
              <w:rPr>
                <w:rFonts w:ascii="Calibri" w:eastAsia="Calibri" w:hAnsi="Calibri" w:cs="Calibri"/>
                <w:b/>
                <w:i/>
                <w:color w:val="808080"/>
                <w:sz w:val="18"/>
                <w:szCs w:val="18"/>
              </w:rPr>
            </w:pPr>
            <w:r>
              <w:rPr>
                <w:rFonts w:ascii="Calibri" w:eastAsia="Calibri" w:hAnsi="Calibri" w:cs="Calibri"/>
                <w:b/>
                <w:i/>
                <w:color w:val="808080"/>
                <w:sz w:val="18"/>
                <w:szCs w:val="18"/>
              </w:rPr>
              <w:t>FTE</w:t>
            </w:r>
          </w:p>
        </w:tc>
        <w:tc>
          <w:tcPr>
            <w:tcW w:w="1575" w:type="dxa"/>
            <w:shd w:val="clear" w:color="auto" w:fill="FFFFFF"/>
            <w:vAlign w:val="bottom"/>
          </w:tcPr>
          <w:p w14:paraId="445F195C" w14:textId="77777777" w:rsidR="00B75F73" w:rsidRDefault="00B75F73">
            <w:pPr>
              <w:pBdr>
                <w:top w:val="nil"/>
                <w:left w:val="nil"/>
                <w:bottom w:val="nil"/>
                <w:right w:val="nil"/>
                <w:between w:val="nil"/>
              </w:pBdr>
              <w:rPr>
                <w:rFonts w:ascii="Calibri" w:eastAsia="Calibri" w:hAnsi="Calibri" w:cs="Calibri"/>
                <w:color w:val="000000"/>
              </w:rPr>
            </w:pPr>
          </w:p>
        </w:tc>
        <w:tc>
          <w:tcPr>
            <w:tcW w:w="1500" w:type="dxa"/>
            <w:shd w:val="clear" w:color="auto" w:fill="FFFFFF"/>
            <w:vAlign w:val="bottom"/>
          </w:tcPr>
          <w:p w14:paraId="0F5CBA23" w14:textId="77777777" w:rsidR="00B75F73" w:rsidRDefault="00B75F73">
            <w:pPr>
              <w:pBdr>
                <w:top w:val="nil"/>
                <w:left w:val="nil"/>
                <w:bottom w:val="nil"/>
                <w:right w:val="nil"/>
                <w:between w:val="nil"/>
              </w:pBdr>
              <w:rPr>
                <w:rFonts w:ascii="Calibri" w:eastAsia="Calibri" w:hAnsi="Calibri" w:cs="Calibri"/>
                <w:color w:val="000000"/>
              </w:rPr>
            </w:pPr>
          </w:p>
        </w:tc>
        <w:tc>
          <w:tcPr>
            <w:tcW w:w="1575" w:type="dxa"/>
            <w:shd w:val="clear" w:color="auto" w:fill="FFFFFF"/>
            <w:vAlign w:val="bottom"/>
          </w:tcPr>
          <w:p w14:paraId="735D90C7" w14:textId="77777777" w:rsidR="00B75F73" w:rsidRDefault="00B75F73">
            <w:pPr>
              <w:pBdr>
                <w:top w:val="nil"/>
                <w:left w:val="nil"/>
                <w:bottom w:val="nil"/>
                <w:right w:val="nil"/>
                <w:between w:val="nil"/>
              </w:pBdr>
              <w:rPr>
                <w:rFonts w:ascii="Calibri" w:eastAsia="Calibri" w:hAnsi="Calibri" w:cs="Calibri"/>
                <w:color w:val="000000"/>
              </w:rPr>
            </w:pPr>
          </w:p>
        </w:tc>
        <w:tc>
          <w:tcPr>
            <w:tcW w:w="1545" w:type="dxa"/>
            <w:shd w:val="clear" w:color="auto" w:fill="FFFFFF"/>
            <w:vAlign w:val="bottom"/>
          </w:tcPr>
          <w:p w14:paraId="678807BE" w14:textId="77777777" w:rsidR="00B75F73" w:rsidRDefault="00B75F73">
            <w:pPr>
              <w:pBdr>
                <w:top w:val="nil"/>
                <w:left w:val="nil"/>
                <w:bottom w:val="nil"/>
                <w:right w:val="nil"/>
                <w:between w:val="nil"/>
              </w:pBdr>
              <w:rPr>
                <w:rFonts w:ascii="Calibri" w:eastAsia="Calibri" w:hAnsi="Calibri" w:cs="Calibri"/>
                <w:color w:val="000000"/>
              </w:rPr>
            </w:pPr>
          </w:p>
        </w:tc>
        <w:tc>
          <w:tcPr>
            <w:tcW w:w="1650" w:type="dxa"/>
            <w:shd w:val="clear" w:color="auto" w:fill="FFFFFF"/>
            <w:vAlign w:val="bottom"/>
          </w:tcPr>
          <w:p w14:paraId="689E0220" w14:textId="77777777" w:rsidR="00B75F73" w:rsidRDefault="00B75F73">
            <w:pPr>
              <w:pBdr>
                <w:top w:val="nil"/>
                <w:left w:val="nil"/>
                <w:bottom w:val="nil"/>
                <w:right w:val="nil"/>
                <w:between w:val="nil"/>
              </w:pBdr>
              <w:rPr>
                <w:rFonts w:ascii="Calibri" w:eastAsia="Calibri" w:hAnsi="Calibri" w:cs="Calibri"/>
                <w:color w:val="000000"/>
              </w:rPr>
            </w:pPr>
          </w:p>
        </w:tc>
      </w:tr>
    </w:tbl>
    <w:p w14:paraId="5C971B79" w14:textId="77777777" w:rsidR="00B75F73" w:rsidRDefault="00B75F73">
      <w:pPr>
        <w:pBdr>
          <w:top w:val="nil"/>
          <w:left w:val="nil"/>
          <w:bottom w:val="nil"/>
          <w:right w:val="nil"/>
          <w:between w:val="nil"/>
        </w:pBdr>
        <w:rPr>
          <w:rFonts w:ascii="Calibri" w:eastAsia="Calibri" w:hAnsi="Calibri" w:cs="Calibri"/>
          <w:sz w:val="18"/>
          <w:szCs w:val="18"/>
        </w:rPr>
      </w:pPr>
    </w:p>
    <w:p w14:paraId="2C05DB0F" w14:textId="77777777" w:rsidR="00B75F73" w:rsidRDefault="00B75F73">
      <w:pPr>
        <w:pBdr>
          <w:top w:val="nil"/>
          <w:left w:val="nil"/>
          <w:bottom w:val="nil"/>
          <w:right w:val="nil"/>
          <w:between w:val="nil"/>
        </w:pBdr>
        <w:rPr>
          <w:rFonts w:ascii="Calibri" w:eastAsia="Calibri" w:hAnsi="Calibri" w:cs="Calibri"/>
          <w:b/>
          <w:sz w:val="18"/>
          <w:szCs w:val="18"/>
        </w:rPr>
      </w:pPr>
    </w:p>
    <w:p w14:paraId="77B189B7" w14:textId="77777777" w:rsidR="00B75F73" w:rsidRDefault="00641616">
      <w:pPr>
        <w:pStyle w:val="Heading1"/>
        <w:pBdr>
          <w:top w:val="nil"/>
          <w:left w:val="nil"/>
          <w:bottom w:val="nil"/>
          <w:right w:val="nil"/>
          <w:between w:val="nil"/>
        </w:pBdr>
        <w:rPr>
          <w:color w:val="FF0000"/>
        </w:rPr>
      </w:pPr>
      <w:bookmarkStart w:id="231" w:name="_y656ad8vqe6t" w:colFirst="0" w:colLast="0"/>
      <w:bookmarkEnd w:id="231"/>
      <w:r>
        <w:rPr>
          <w:color w:val="FF0000"/>
        </w:rPr>
        <w:t>Budget / Ask</w:t>
      </w:r>
    </w:p>
    <w:p w14:paraId="70FD2551" w14:textId="77777777" w:rsidR="00B75F73" w:rsidRDefault="00641616">
      <w:pPr>
        <w:pBdr>
          <w:top w:val="nil"/>
          <w:left w:val="nil"/>
          <w:bottom w:val="nil"/>
          <w:right w:val="nil"/>
          <w:between w:val="nil"/>
        </w:pBdr>
        <w:rPr>
          <w:rFonts w:ascii="Calibri" w:eastAsia="Calibri" w:hAnsi="Calibri" w:cs="Calibri"/>
          <w:sz w:val="18"/>
          <w:szCs w:val="18"/>
        </w:rPr>
      </w:pPr>
      <w:r>
        <w:rPr>
          <w:rFonts w:ascii="Calibri" w:eastAsia="Calibri" w:hAnsi="Calibri" w:cs="Calibri"/>
          <w:sz w:val="18"/>
          <w:szCs w:val="18"/>
        </w:rPr>
        <w:t xml:space="preserve">Describe the budget breakdown for the next ~12-18 months. If you are using this document to raise money, this is where you tell the reader what you are asking for and discuss why the investment will pay off.  </w:t>
      </w:r>
    </w:p>
    <w:p w14:paraId="3A8D8DBC" w14:textId="77777777" w:rsidR="00B75F73" w:rsidRDefault="00B75F73">
      <w:pPr>
        <w:pBdr>
          <w:top w:val="nil"/>
          <w:left w:val="nil"/>
          <w:bottom w:val="nil"/>
          <w:right w:val="nil"/>
          <w:between w:val="nil"/>
        </w:pBdr>
        <w:rPr>
          <w:rFonts w:ascii="Calibri" w:eastAsia="Calibri" w:hAnsi="Calibri" w:cs="Calibri"/>
          <w:sz w:val="18"/>
          <w:szCs w:val="18"/>
        </w:rPr>
      </w:pPr>
    </w:p>
    <w:p w14:paraId="63834222" w14:textId="77777777" w:rsidR="00B75F73" w:rsidRDefault="00641616">
      <w:pPr>
        <w:numPr>
          <w:ilvl w:val="0"/>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How much investment (and what types: debt, personal, FFF, grant, </w:t>
      </w:r>
      <w:proofErr w:type="spellStart"/>
      <w:r>
        <w:rPr>
          <w:rFonts w:ascii="Calibri" w:eastAsia="Calibri" w:hAnsi="Calibri" w:cs="Calibri"/>
          <w:color w:val="FF0000"/>
          <w:sz w:val="18"/>
          <w:szCs w:val="18"/>
        </w:rPr>
        <w:t>etc</w:t>
      </w:r>
      <w:proofErr w:type="spellEnd"/>
      <w:r>
        <w:rPr>
          <w:rFonts w:ascii="Calibri" w:eastAsia="Calibri" w:hAnsi="Calibri" w:cs="Calibri"/>
          <w:color w:val="FF0000"/>
          <w:sz w:val="18"/>
          <w:szCs w:val="18"/>
        </w:rPr>
        <w:t xml:space="preserve">) has already been put into your company so far? </w:t>
      </w:r>
    </w:p>
    <w:p w14:paraId="3D8CEE37" w14:textId="77777777" w:rsidR="00B75F73" w:rsidRDefault="00641616">
      <w:pPr>
        <w:numPr>
          <w:ilvl w:val="0"/>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How much investment are you currently seeking? (Include type of investment if determined: equity, convertible debt. And if relevant, include what round you are currently in: pre-seed, series A, etc.)</w:t>
      </w:r>
    </w:p>
    <w:p w14:paraId="629B81FB" w14:textId="77777777" w:rsidR="00B75F73" w:rsidRDefault="00641616">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Breakdown the budget for how this this new investment will be spent and include timeframe.</w:t>
      </w:r>
    </w:p>
    <w:p w14:paraId="02D65766" w14:textId="6764CBEB" w:rsidR="00B75F73" w:rsidRPr="00F662C5" w:rsidRDefault="00641616">
      <w:pPr>
        <w:numPr>
          <w:ilvl w:val="0"/>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What milestones will this investment allow you to reach?</w:t>
      </w:r>
    </w:p>
    <w:p w14:paraId="20EFE139" w14:textId="33F02E84" w:rsidR="00F662C5" w:rsidRPr="005935E4" w:rsidRDefault="00C03A0C"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lastRenderedPageBreak/>
        <w:t xml:space="preserve">$11,655 </w:t>
      </w:r>
      <w:r w:rsidR="00F662C5">
        <w:rPr>
          <w:rFonts w:ascii="Calibri" w:eastAsia="Calibri" w:hAnsi="Calibri" w:cs="Calibri"/>
          <w:color w:val="FF0000"/>
          <w:sz w:val="18"/>
          <w:szCs w:val="18"/>
        </w:rPr>
        <w:t xml:space="preserve">Website Redesign </w:t>
      </w:r>
      <w:r w:rsidR="007E4498">
        <w:rPr>
          <w:rFonts w:ascii="Calibri" w:eastAsia="Calibri" w:hAnsi="Calibri" w:cs="Calibri"/>
          <w:color w:val="FF0000"/>
          <w:sz w:val="18"/>
          <w:szCs w:val="18"/>
        </w:rPr>
        <w:t>–</w:t>
      </w:r>
      <w:r w:rsidR="00F662C5">
        <w:rPr>
          <w:rFonts w:ascii="Calibri" w:eastAsia="Calibri" w:hAnsi="Calibri" w:cs="Calibri"/>
          <w:color w:val="FF0000"/>
          <w:sz w:val="18"/>
          <w:szCs w:val="18"/>
        </w:rPr>
        <w:t xml:space="preserve"> </w:t>
      </w:r>
      <w:r w:rsidR="007E4498">
        <w:rPr>
          <w:rFonts w:ascii="Calibri" w:eastAsia="Calibri" w:hAnsi="Calibri" w:cs="Calibri"/>
          <w:color w:val="FF0000"/>
          <w:sz w:val="18"/>
          <w:szCs w:val="18"/>
        </w:rPr>
        <w:t>8.5 weeks</w:t>
      </w:r>
      <w:r w:rsidR="005935E4">
        <w:rPr>
          <w:rFonts w:ascii="Calibri" w:eastAsia="Calibri" w:hAnsi="Calibri" w:cs="Calibri"/>
          <w:color w:val="FF0000"/>
          <w:sz w:val="18"/>
          <w:szCs w:val="18"/>
        </w:rPr>
        <w:t xml:space="preserve"> Starting 8/22/19</w:t>
      </w:r>
    </w:p>
    <w:p w14:paraId="35F500C5" w14:textId="756A5CA8" w:rsid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Booth,</w:t>
      </w:r>
    </w:p>
    <w:p w14:paraId="0C7192B8" w14:textId="2DD02103" w:rsid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 xml:space="preserve">Banner for booth </w:t>
      </w:r>
    </w:p>
    <w:p w14:paraId="248F2E6F" w14:textId="2FA723E0" w:rsid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Manufacturing Prototype for process</w:t>
      </w:r>
    </w:p>
    <w:p w14:paraId="3A180AC3" w14:textId="09523C8E" w:rsidR="00C03A0C" w:rsidRPr="00C03A0C" w:rsidRDefault="00C03A0C"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Manufacturing Prototype for Scale &amp; time frame measurement.</w:t>
      </w:r>
    </w:p>
    <w:p w14:paraId="4A14D699" w14:textId="2035406B" w:rsidR="005935E4" w:rsidRPr="005935E4" w:rsidRDefault="005935E4"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Marketing Materials </w:t>
      </w:r>
    </w:p>
    <w:p w14:paraId="2FADED9E" w14:textId="10E44B08" w:rsidR="005935E4" w:rsidRPr="005935E4" w:rsidRDefault="005935E4"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 xml:space="preserve">Content Writing </w:t>
      </w:r>
    </w:p>
    <w:p w14:paraId="211F2B61" w14:textId="311FD51B" w:rsidR="005935E4" w:rsidRPr="007E4498" w:rsidRDefault="005935E4" w:rsidP="00F662C5">
      <w:pPr>
        <w:numPr>
          <w:ilvl w:val="1"/>
          <w:numId w:val="7"/>
        </w:numPr>
        <w:pBdr>
          <w:top w:val="nil"/>
          <w:left w:val="nil"/>
          <w:bottom w:val="nil"/>
          <w:right w:val="nil"/>
          <w:between w:val="nil"/>
        </w:pBdr>
        <w:contextualSpacing/>
        <w:rPr>
          <w:color w:val="FF0000"/>
          <w:sz w:val="18"/>
          <w:szCs w:val="18"/>
        </w:rPr>
      </w:pPr>
      <w:r>
        <w:rPr>
          <w:rFonts w:ascii="Calibri" w:eastAsia="Calibri" w:hAnsi="Calibri" w:cs="Calibri"/>
          <w:color w:val="FF0000"/>
          <w:sz w:val="18"/>
          <w:szCs w:val="18"/>
        </w:rPr>
        <w:t>Wristbands</w:t>
      </w:r>
    </w:p>
    <w:p w14:paraId="1B5F03E8" w14:textId="23E9150B" w:rsidR="007E4498" w:rsidRDefault="00D42DF6"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 xml:space="preserve">Operation Agreement – Ed </w:t>
      </w:r>
    </w:p>
    <w:p w14:paraId="3FD915BF" w14:textId="0733A29A" w:rsidR="00736FB5" w:rsidRDefault="00736FB5" w:rsidP="00F662C5">
      <w:pPr>
        <w:numPr>
          <w:ilvl w:val="1"/>
          <w:numId w:val="7"/>
        </w:numPr>
        <w:pBdr>
          <w:top w:val="nil"/>
          <w:left w:val="nil"/>
          <w:bottom w:val="nil"/>
          <w:right w:val="nil"/>
          <w:between w:val="nil"/>
        </w:pBdr>
        <w:contextualSpacing/>
        <w:rPr>
          <w:color w:val="FF0000"/>
          <w:sz w:val="18"/>
          <w:szCs w:val="18"/>
        </w:rPr>
      </w:pPr>
      <w:r>
        <w:rPr>
          <w:color w:val="FF0000"/>
          <w:sz w:val="18"/>
          <w:szCs w:val="18"/>
        </w:rPr>
        <w:t xml:space="preserve">App design </w:t>
      </w:r>
    </w:p>
    <w:p w14:paraId="62F1B2CD" w14:textId="77777777" w:rsidR="00736FB5" w:rsidRDefault="00736FB5" w:rsidP="00736FB5">
      <w:pPr>
        <w:pBdr>
          <w:top w:val="nil"/>
          <w:left w:val="nil"/>
          <w:bottom w:val="nil"/>
          <w:right w:val="nil"/>
          <w:between w:val="nil"/>
        </w:pBdr>
        <w:ind w:left="1440"/>
        <w:contextualSpacing/>
        <w:rPr>
          <w:color w:val="FF0000"/>
          <w:sz w:val="18"/>
          <w:szCs w:val="18"/>
        </w:rPr>
      </w:pPr>
    </w:p>
    <w:p w14:paraId="73E39607" w14:textId="77777777" w:rsidR="00B75F73" w:rsidRDefault="00641616">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Once you reach those milestones, what decisions will you have to make regarding company direction and what factors will influence those decisions?</w:t>
      </w:r>
    </w:p>
    <w:p w14:paraId="7CFF90AA" w14:textId="77777777" w:rsidR="00B75F73" w:rsidRDefault="00B75F73">
      <w:pPr>
        <w:pBdr>
          <w:top w:val="nil"/>
          <w:left w:val="nil"/>
          <w:bottom w:val="nil"/>
          <w:right w:val="nil"/>
          <w:between w:val="nil"/>
        </w:pBdr>
        <w:rPr>
          <w:rFonts w:ascii="Calibri" w:eastAsia="Calibri" w:hAnsi="Calibri" w:cs="Calibri"/>
          <w:b/>
          <w:sz w:val="18"/>
          <w:szCs w:val="18"/>
        </w:rPr>
      </w:pPr>
    </w:p>
    <w:p w14:paraId="735DBFEB" w14:textId="77777777" w:rsidR="00B75F73" w:rsidRDefault="00641616">
      <w:pPr>
        <w:pStyle w:val="Heading1"/>
        <w:pBdr>
          <w:top w:val="nil"/>
          <w:left w:val="nil"/>
          <w:bottom w:val="nil"/>
          <w:right w:val="nil"/>
          <w:between w:val="nil"/>
        </w:pBdr>
      </w:pPr>
      <w:bookmarkStart w:id="232" w:name="_g42x4y8yum6a" w:colFirst="0" w:colLast="0"/>
      <w:bookmarkEnd w:id="232"/>
      <w:r>
        <w:t xml:space="preserve">Summary </w:t>
      </w:r>
    </w:p>
    <w:p w14:paraId="6E988571" w14:textId="77777777" w:rsidR="00B75F73" w:rsidRDefault="00641616">
      <w:pPr>
        <w:pBdr>
          <w:top w:val="nil"/>
          <w:left w:val="nil"/>
          <w:bottom w:val="nil"/>
          <w:right w:val="nil"/>
          <w:between w:val="nil"/>
        </w:pBdr>
        <w:rPr>
          <w:rFonts w:ascii="Calibri" w:eastAsia="Calibri" w:hAnsi="Calibri" w:cs="Calibri"/>
          <w:sz w:val="18"/>
          <w:szCs w:val="18"/>
        </w:rPr>
      </w:pPr>
      <w:r>
        <w:rPr>
          <w:rFonts w:ascii="Calibri" w:eastAsia="Calibri" w:hAnsi="Calibri" w:cs="Calibri"/>
          <w:sz w:val="18"/>
          <w:szCs w:val="18"/>
        </w:rPr>
        <w:t xml:space="preserve">Use this final section as an opportunity to “summarize” why you will likely be acquired eventually. Get the reader excited about how much money everyone involved with your company is going to make. </w:t>
      </w:r>
    </w:p>
    <w:p w14:paraId="6C442F9E" w14:textId="77777777" w:rsidR="00B75F73" w:rsidRDefault="00B75F73">
      <w:pPr>
        <w:pBdr>
          <w:top w:val="nil"/>
          <w:left w:val="nil"/>
          <w:bottom w:val="nil"/>
          <w:right w:val="nil"/>
          <w:between w:val="nil"/>
        </w:pBdr>
        <w:rPr>
          <w:rFonts w:ascii="Calibri" w:eastAsia="Calibri" w:hAnsi="Calibri" w:cs="Calibri"/>
          <w:sz w:val="18"/>
          <w:szCs w:val="18"/>
        </w:rPr>
      </w:pPr>
    </w:p>
    <w:p w14:paraId="0EE3AC13" w14:textId="77777777" w:rsidR="00B75F73" w:rsidRDefault="00641616">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 xml:space="preserve">What is your ultimate long-term goal for this company?  </w:t>
      </w:r>
      <w:r>
        <w:rPr>
          <w:rFonts w:ascii="Calibri" w:eastAsia="Calibri" w:hAnsi="Calibri" w:cs="Calibri"/>
          <w:i/>
          <w:sz w:val="18"/>
          <w:szCs w:val="18"/>
        </w:rPr>
        <w:t>(1 sentence)</w:t>
      </w:r>
    </w:p>
    <w:p w14:paraId="28BAE9DD" w14:textId="32049C59" w:rsidR="00EA00A1" w:rsidRPr="0054080B" w:rsidRDefault="00641616" w:rsidP="00EB3FDE">
      <w:pPr>
        <w:numPr>
          <w:ilvl w:val="0"/>
          <w:numId w:val="7"/>
        </w:numPr>
        <w:pBdr>
          <w:top w:val="nil"/>
          <w:left w:val="nil"/>
          <w:bottom w:val="nil"/>
          <w:right w:val="nil"/>
          <w:between w:val="nil"/>
        </w:pBdr>
        <w:contextualSpacing/>
        <w:rPr>
          <w:sz w:val="18"/>
          <w:szCs w:val="18"/>
        </w:rPr>
      </w:pPr>
      <w:r>
        <w:rPr>
          <w:rFonts w:ascii="Calibri" w:eastAsia="Calibri" w:hAnsi="Calibri" w:cs="Calibri"/>
          <w:sz w:val="18"/>
          <w:szCs w:val="18"/>
        </w:rPr>
        <w:t xml:space="preserve">Justify why your company will be in a strong position to achieve this goal? </w:t>
      </w:r>
      <w:r>
        <w:rPr>
          <w:rFonts w:ascii="Calibri" w:eastAsia="Calibri" w:hAnsi="Calibri" w:cs="Calibri"/>
          <w:i/>
          <w:sz w:val="18"/>
          <w:szCs w:val="18"/>
        </w:rPr>
        <w:t>(1 sentence)</w:t>
      </w:r>
    </w:p>
    <w:sectPr w:rsidR="00EA00A1" w:rsidRPr="0054080B">
      <w:headerReference w:type="even" r:id="rId20"/>
      <w:headerReference w:type="default" r:id="rId21"/>
      <w:footerReference w:type="even" r:id="rId22"/>
      <w:footerReference w:type="default" r:id="rId23"/>
      <w:headerReference w:type="first" r:id="rId24"/>
      <w:footerReference w:type="first" r:id="rId25"/>
      <w:pgSz w:w="12240" w:h="15840"/>
      <w:pgMar w:top="720" w:right="720" w:bottom="720" w:left="72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Leonard Sachs" w:date="2019-09-11T11:21:00Z" w:initials="LS">
    <w:p w14:paraId="03559614" w14:textId="593FC6D6" w:rsidR="00803CA6" w:rsidRDefault="00803CA6">
      <w:pPr>
        <w:pStyle w:val="CommentText"/>
      </w:pPr>
      <w:r>
        <w:rPr>
          <w:rStyle w:val="CommentReference"/>
        </w:rPr>
        <w:annotationRef/>
      </w:r>
      <w:r>
        <w:t>Tom:  expand this significantly.  Ecommerce is just one avenue to revenue.  Add everything:  festivals, artist websites, etc.</w:t>
      </w:r>
    </w:p>
  </w:comment>
  <w:comment w:id="37" w:author="Leonard Sachs" w:date="2019-09-11T11:27:00Z" w:initials="LS">
    <w:p w14:paraId="4B48BFC4" w14:textId="28B01160" w:rsidR="00803CA6" w:rsidRDefault="00803CA6">
      <w:pPr>
        <w:pStyle w:val="CommentText"/>
      </w:pPr>
      <w:r>
        <w:rPr>
          <w:rStyle w:val="CommentReference"/>
        </w:rPr>
        <w:annotationRef/>
      </w:r>
      <w:r>
        <w:t xml:space="preserve">Not true.  But maybe change wording to specify the reason your custom packs are </w:t>
      </w:r>
      <w:proofErr w:type="spellStart"/>
      <w:r>
        <w:t>qunique</w:t>
      </w:r>
      <w:proofErr w:type="spellEnd"/>
      <w:r>
        <w:t>?</w:t>
      </w:r>
    </w:p>
  </w:comment>
  <w:comment w:id="50" w:author="Leonard Sachs" w:date="2019-09-11T11:33:00Z" w:initials="LS">
    <w:p w14:paraId="1BA815F0" w14:textId="4B166338" w:rsidR="00803CA6" w:rsidRDefault="00803CA6">
      <w:pPr>
        <w:pStyle w:val="CommentText"/>
      </w:pPr>
      <w:r>
        <w:rPr>
          <w:rStyle w:val="CommentReference"/>
        </w:rPr>
        <w:annotationRef/>
      </w:r>
      <w:r>
        <w:t xml:space="preserve">Not true.  Stay away from phrases like “the first”.  </w:t>
      </w:r>
    </w:p>
  </w:comment>
  <w:comment w:id="65" w:author="Leonard Sachs" w:date="2019-09-11T11:37:00Z" w:initials="LS">
    <w:p w14:paraId="02EDA95D" w14:textId="0476AC4C" w:rsidR="00803CA6" w:rsidRDefault="00803CA6">
      <w:pPr>
        <w:pStyle w:val="CommentText"/>
      </w:pPr>
      <w:r>
        <w:rPr>
          <w:rStyle w:val="CommentReference"/>
        </w:rPr>
        <w:annotationRef/>
      </w:r>
      <w:r>
        <w:t>Tom:  this wasn’t answered.</w:t>
      </w:r>
    </w:p>
  </w:comment>
  <w:comment w:id="98" w:author="Leonard Sachs" w:date="2019-09-11T11:45:00Z" w:initials="LS">
    <w:p w14:paraId="55C5C902" w14:textId="02238E91" w:rsidR="00803CA6" w:rsidRDefault="00803CA6">
      <w:pPr>
        <w:pStyle w:val="CommentText"/>
      </w:pPr>
      <w:r>
        <w:rPr>
          <w:rStyle w:val="CommentReference"/>
        </w:rPr>
        <w:annotationRef/>
      </w:r>
      <w:r>
        <w:t>Bottled? Drinking fountain?</w:t>
      </w:r>
    </w:p>
  </w:comment>
  <w:comment w:id="121" w:author="Leonard Sachs" w:date="2019-09-11T11:48:00Z" w:initials="LS">
    <w:p w14:paraId="65A1DEA4" w14:textId="6727660C" w:rsidR="00803CA6" w:rsidRDefault="00803CA6">
      <w:pPr>
        <w:pStyle w:val="CommentText"/>
      </w:pPr>
      <w:r>
        <w:rPr>
          <w:rStyle w:val="CommentReference"/>
        </w:rPr>
        <w:annotationRef/>
      </w:r>
      <w:r>
        <w:t>Not true.  Dance Safe is not the largest charity organization</w:t>
      </w:r>
    </w:p>
  </w:comment>
  <w:comment w:id="122" w:author="Leonard Sachs" w:date="2019-09-11T11:49:00Z" w:initials="LS">
    <w:p w14:paraId="6D82D0F8" w14:textId="11C07352" w:rsidR="00803CA6" w:rsidRDefault="00803CA6">
      <w:pPr>
        <w:pStyle w:val="CommentText"/>
      </w:pPr>
      <w:r>
        <w:rPr>
          <w:rStyle w:val="CommentReference"/>
        </w:rPr>
        <w:annotationRef/>
      </w:r>
      <w:r>
        <w:t>Is this the right artist name?</w:t>
      </w:r>
    </w:p>
  </w:comment>
  <w:comment w:id="123" w:author="Leonard Sachs" w:date="2019-09-11T11:49:00Z" w:initials="LS">
    <w:p w14:paraId="1F14D414" w14:textId="1566B657" w:rsidR="00803CA6" w:rsidRDefault="00803CA6">
      <w:pPr>
        <w:pStyle w:val="CommentText"/>
      </w:pPr>
      <w:r>
        <w:rPr>
          <w:rStyle w:val="CommentReference"/>
        </w:rPr>
        <w:annotationRef/>
      </w:r>
      <w:r>
        <w:t>Is IMF onboard still?</w:t>
      </w:r>
    </w:p>
  </w:comment>
  <w:comment w:id="126" w:author="Leonard Sachs" w:date="2019-09-11T11:50:00Z" w:initials="LS">
    <w:p w14:paraId="1320172A" w14:textId="4AC52F47" w:rsidR="00803CA6" w:rsidRDefault="00803CA6">
      <w:pPr>
        <w:pStyle w:val="CommentText"/>
      </w:pPr>
      <w:r>
        <w:rPr>
          <w:rStyle w:val="CommentReference"/>
        </w:rPr>
        <w:annotationRef/>
      </w:r>
      <w:r>
        <w:t>None of this is “IP” or patent pending stuff.  Right?</w:t>
      </w:r>
    </w:p>
  </w:comment>
  <w:comment w:id="146" w:author="Leonard Sachs" w:date="2019-09-11T11:54:00Z" w:initials="LS">
    <w:p w14:paraId="759D933A" w14:textId="5F09E69C" w:rsidR="00E23524" w:rsidRDefault="00E23524">
      <w:pPr>
        <w:pStyle w:val="CommentText"/>
      </w:pPr>
      <w:bookmarkStart w:id="147" w:name="_GoBack"/>
      <w:r>
        <w:rPr>
          <w:rStyle w:val="CommentReference"/>
        </w:rPr>
        <w:annotationRef/>
      </w:r>
      <w:r>
        <w:t>Is Jeff still on board?</w:t>
      </w:r>
      <w:bookmarkEnd w:id="147"/>
    </w:p>
  </w:comment>
  <w:comment w:id="154" w:author="Leonard Sachs" w:date="2019-09-11T11:57:00Z" w:initials="LS">
    <w:p w14:paraId="63CDD99D" w14:textId="77777777" w:rsidR="003A07C9" w:rsidRPr="008D143F" w:rsidRDefault="003A07C9" w:rsidP="003A07C9">
      <w:pPr>
        <w:pBdr>
          <w:top w:val="nil"/>
          <w:left w:val="nil"/>
          <w:bottom w:val="nil"/>
          <w:right w:val="nil"/>
          <w:between w:val="nil"/>
        </w:pBdr>
        <w:contextualSpacing/>
        <w:rPr>
          <w:color w:val="0000FF"/>
          <w:sz w:val="18"/>
          <w:szCs w:val="18"/>
        </w:rPr>
      </w:pPr>
      <w:r>
        <w:rPr>
          <w:rStyle w:val="CommentReference"/>
        </w:rPr>
        <w:annotationRef/>
      </w:r>
      <w:r>
        <w:rPr>
          <w:rFonts w:ascii="Calibri" w:eastAsia="Calibri" w:hAnsi="Calibri" w:cs="Calibri"/>
          <w:sz w:val="18"/>
          <w:szCs w:val="18"/>
        </w:rPr>
        <w:t>TOM:  How many festivals in US / Worldwide annually?</w:t>
      </w:r>
    </w:p>
    <w:p w14:paraId="65A7369B" w14:textId="5AE6D031" w:rsidR="003A07C9" w:rsidRDefault="003A07C9">
      <w:pPr>
        <w:pStyle w:val="CommentText"/>
      </w:pPr>
    </w:p>
  </w:comment>
  <w:comment w:id="160" w:author="Leonard Sachs" w:date="2019-09-11T11:58:00Z" w:initials="LS">
    <w:p w14:paraId="12740437" w14:textId="5D316206" w:rsidR="003A07C9" w:rsidRDefault="003A07C9">
      <w:pPr>
        <w:pStyle w:val="CommentText"/>
      </w:pPr>
      <w:r>
        <w:rPr>
          <w:rStyle w:val="CommentReference"/>
        </w:rPr>
        <w:annotationRef/>
      </w:r>
      <w:r>
        <w:t>Extrapolate this number from the fact that 52 % of US Population attends</w:t>
      </w:r>
    </w:p>
    <w:p w14:paraId="3D3C0E9A" w14:textId="6962E83B" w:rsidR="003A07C9" w:rsidRDefault="003A07C9">
      <w:pPr>
        <w:pStyle w:val="CommentText"/>
      </w:pPr>
    </w:p>
  </w:comment>
  <w:comment w:id="179" w:author="Leonard Sachs" w:date="2019-09-11T12:01:00Z" w:initials="LS">
    <w:p w14:paraId="54761575" w14:textId="68E814CF" w:rsidR="0077629F" w:rsidRDefault="0077629F">
      <w:pPr>
        <w:pStyle w:val="CommentText"/>
      </w:pPr>
      <w:r>
        <w:rPr>
          <w:rStyle w:val="CommentReference"/>
        </w:rPr>
        <w:annotationRef/>
      </w:r>
      <w:r>
        <w:t>I agree. Although not follow-on.  However, maybe just say “Please see above.”</w:t>
      </w:r>
    </w:p>
  </w:comment>
  <w:comment w:id="181" w:author="Leonard Sachs" w:date="2019-09-11T12:06:00Z" w:initials="LS">
    <w:p w14:paraId="11CF75FD" w14:textId="69BD8ACD" w:rsidR="00FA3B30" w:rsidRDefault="00FA3B30">
      <w:pPr>
        <w:pStyle w:val="CommentText"/>
      </w:pPr>
      <w:r>
        <w:rPr>
          <w:rStyle w:val="CommentReference"/>
        </w:rPr>
        <w:annotationRef/>
      </w:r>
      <w:r>
        <w:t>In general, Tom, you are focusing this whole answer on the website.  What about partnering with festivals, with the water company, with artists</w:t>
      </w:r>
    </w:p>
  </w:comment>
  <w:comment w:id="196" w:author="Leonard Sachs" w:date="2019-09-11T12:05:00Z" w:initials="LS">
    <w:p w14:paraId="33FB440C" w14:textId="63DE17FE" w:rsidR="00FA3B30" w:rsidRDefault="00FA3B30">
      <w:pPr>
        <w:pStyle w:val="CommentText"/>
      </w:pPr>
      <w:r>
        <w:rPr>
          <w:rStyle w:val="CommentReference"/>
        </w:rPr>
        <w:annotationRef/>
      </w:r>
      <w:r>
        <w:t>How is this a “next step”?</w:t>
      </w:r>
    </w:p>
  </w:comment>
  <w:comment w:id="197" w:author="Leonard Sachs" w:date="2019-09-11T12:05:00Z" w:initials="LS">
    <w:p w14:paraId="16C682C4" w14:textId="19CE1384" w:rsidR="00FA3B30" w:rsidRDefault="00FA3B30">
      <w:pPr>
        <w:pStyle w:val="CommentText"/>
      </w:pPr>
      <w:r>
        <w:rPr>
          <w:rStyle w:val="CommentReference"/>
        </w:rPr>
        <w:annotationRef/>
      </w:r>
      <w:r>
        <w:t>repetitive</w:t>
      </w:r>
    </w:p>
  </w:comment>
  <w:comment w:id="200" w:author="Leonard Sachs" w:date="2019-09-11T12:08:00Z" w:initials="LS">
    <w:p w14:paraId="2BC2BE22" w14:textId="5A7DA018" w:rsidR="00FA3B30" w:rsidRDefault="00FA3B30">
      <w:pPr>
        <w:pStyle w:val="CommentText"/>
      </w:pPr>
      <w:r>
        <w:rPr>
          <w:rStyle w:val="CommentReference"/>
        </w:rPr>
        <w:annotationRef/>
      </w:r>
      <w:r>
        <w:t xml:space="preserve">Tom, this needs work. Many conflicting ideas here.  Think this one through.  Spend time on it.  Simply allowing people to place bulk orders online does NOT automate sales.  </w:t>
      </w:r>
    </w:p>
  </w:comment>
  <w:comment w:id="207" w:author="Leonard Sachs" w:date="2019-09-11T12:09:00Z" w:initials="LS">
    <w:p w14:paraId="4836FE68" w14:textId="4EF86031" w:rsidR="00F143F5" w:rsidRDefault="00F143F5">
      <w:pPr>
        <w:pStyle w:val="CommentText"/>
      </w:pPr>
      <w:r>
        <w:rPr>
          <w:rStyle w:val="CommentReference"/>
        </w:rPr>
        <w:annotationRef/>
      </w:r>
      <w:r>
        <w:t>This does not show how you will drive sales.  It says why you CAN’T get sales.</w:t>
      </w:r>
    </w:p>
  </w:comment>
  <w:comment w:id="213" w:author="Leonard Sachs" w:date="2019-09-11T12:12:00Z" w:initials="LS">
    <w:p w14:paraId="47DA83D8" w14:textId="2E9762D1" w:rsidR="00F143F5" w:rsidRDefault="00F143F5">
      <w:pPr>
        <w:pStyle w:val="CommentText"/>
      </w:pPr>
      <w:r>
        <w:rPr>
          <w:rStyle w:val="CommentReference"/>
        </w:rPr>
        <w:annotationRef/>
      </w:r>
      <w:r>
        <w:t>None of these address the question.</w:t>
      </w:r>
    </w:p>
  </w:comment>
  <w:comment w:id="217" w:author="Leonard Sachs" w:date="2019-09-11T12:16:00Z" w:initials="LS">
    <w:p w14:paraId="31EB0FF1" w14:textId="2D6EC220" w:rsidR="00C65888" w:rsidRDefault="00C65888">
      <w:pPr>
        <w:pStyle w:val="CommentText"/>
      </w:pPr>
      <w:r>
        <w:rPr>
          <w:rStyle w:val="CommentReference"/>
        </w:rPr>
        <w:annotationRef/>
      </w:r>
      <w:r>
        <w:t>Price also refers to cost.  Talk about cost bringing local.  Bust also talk about minimum order is “1” locally and 300 from China.</w:t>
      </w:r>
    </w:p>
  </w:comment>
  <w:comment w:id="218" w:author="Leonard Sachs" w:date="2019-09-11T12:18:00Z" w:initials="LS">
    <w:p w14:paraId="0D1A1C05" w14:textId="136684F8" w:rsidR="00C65888" w:rsidRDefault="00C65888">
      <w:pPr>
        <w:pStyle w:val="CommentText"/>
      </w:pPr>
      <w:r>
        <w:rPr>
          <w:rStyle w:val="CommentReference"/>
        </w:rPr>
        <w:annotationRef/>
      </w:r>
      <w:r>
        <w:t>Anything here?</w:t>
      </w:r>
    </w:p>
  </w:comment>
  <w:comment w:id="220" w:author="Leonard Sachs" w:date="2019-09-11T12:18:00Z" w:initials="LS">
    <w:p w14:paraId="5F07C6C7" w14:textId="3FD799B5" w:rsidR="00C65888" w:rsidRDefault="00C65888">
      <w:pPr>
        <w:pStyle w:val="CommentText"/>
      </w:pPr>
      <w:r>
        <w:rPr>
          <w:rStyle w:val="CommentReference"/>
        </w:rPr>
        <w:annotationRef/>
      </w:r>
      <w:r>
        <w:t>Not complete.  Artist and festival partnerships.  Water partnerships.</w:t>
      </w:r>
    </w:p>
  </w:comment>
  <w:comment w:id="221" w:author="Leonard Sachs" w:date="2019-09-11T12:19:00Z" w:initials="LS">
    <w:p w14:paraId="4D3098A2" w14:textId="0B6150A9" w:rsidR="00C65888" w:rsidRDefault="00C65888">
      <w:pPr>
        <w:pStyle w:val="CommentText"/>
      </w:pPr>
      <w:r>
        <w:rPr>
          <w:rStyle w:val="CommentReference"/>
        </w:rPr>
        <w:annotationRef/>
      </w:r>
      <w:r>
        <w:t>Be honest.  None other than grass roots marketing to build relationships with artists and festivals.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3559614" w15:done="0"/>
  <w15:commentEx w15:paraId="4B48BFC4" w15:done="0"/>
  <w15:commentEx w15:paraId="1BA815F0" w15:done="0"/>
  <w15:commentEx w15:paraId="02EDA95D" w15:done="0"/>
  <w15:commentEx w15:paraId="55C5C902" w15:done="0"/>
  <w15:commentEx w15:paraId="65A1DEA4" w15:done="0"/>
  <w15:commentEx w15:paraId="6D82D0F8" w15:done="0"/>
  <w15:commentEx w15:paraId="1F14D414" w15:done="0"/>
  <w15:commentEx w15:paraId="1320172A" w15:done="0"/>
  <w15:commentEx w15:paraId="759D933A" w15:done="1"/>
  <w15:commentEx w15:paraId="65A7369B" w15:done="0"/>
  <w15:commentEx w15:paraId="3D3C0E9A" w15:done="0"/>
  <w15:commentEx w15:paraId="54761575" w15:done="0"/>
  <w15:commentEx w15:paraId="11CF75FD" w15:done="0"/>
  <w15:commentEx w15:paraId="33FB440C" w15:done="0"/>
  <w15:commentEx w15:paraId="16C682C4" w15:done="0"/>
  <w15:commentEx w15:paraId="2BC2BE22" w15:done="0"/>
  <w15:commentEx w15:paraId="4836FE68" w15:done="0"/>
  <w15:commentEx w15:paraId="47DA83D8" w15:done="0"/>
  <w15:commentEx w15:paraId="31EB0FF1" w15:done="0"/>
  <w15:commentEx w15:paraId="0D1A1C05" w15:done="0"/>
  <w15:commentEx w15:paraId="5F07C6C7" w15:done="0"/>
  <w15:commentEx w15:paraId="4D3098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559614" w16cid:durableId="21235725"/>
  <w16cid:commentId w16cid:paraId="4B48BFC4" w16cid:durableId="21235890"/>
  <w16cid:commentId w16cid:paraId="1BA815F0" w16cid:durableId="212359F4"/>
  <w16cid:commentId w16cid:paraId="02EDA95D" w16cid:durableId="21235AFC"/>
  <w16cid:commentId w16cid:paraId="55C5C902" w16cid:durableId="21235CC5"/>
  <w16cid:commentId w16cid:paraId="65A1DEA4" w16cid:durableId="21235D89"/>
  <w16cid:commentId w16cid:paraId="6D82D0F8" w16cid:durableId="21235DB0"/>
  <w16cid:commentId w16cid:paraId="1F14D414" w16cid:durableId="21235DC3"/>
  <w16cid:commentId w16cid:paraId="1320172A" w16cid:durableId="21235E07"/>
  <w16cid:commentId w16cid:paraId="759D933A" w16cid:durableId="21235EDF"/>
  <w16cid:commentId w16cid:paraId="65A7369B" w16cid:durableId="21235F93"/>
  <w16cid:commentId w16cid:paraId="3D3C0E9A" w16cid:durableId="21235FC8"/>
  <w16cid:commentId w16cid:paraId="54761575" w16cid:durableId="2123608C"/>
  <w16cid:commentId w16cid:paraId="11CF75FD" w16cid:durableId="212361B4"/>
  <w16cid:commentId w16cid:paraId="33FB440C" w16cid:durableId="21236180"/>
  <w16cid:commentId w16cid:paraId="16C682C4" w16cid:durableId="2123619F"/>
  <w16cid:commentId w16cid:paraId="2BC2BE22" w16cid:durableId="21236235"/>
  <w16cid:commentId w16cid:paraId="4836FE68" w16cid:durableId="21236294"/>
  <w16cid:commentId w16cid:paraId="47DA83D8" w16cid:durableId="2123631B"/>
  <w16cid:commentId w16cid:paraId="31EB0FF1" w16cid:durableId="21236435"/>
  <w16cid:commentId w16cid:paraId="0D1A1C05" w16cid:durableId="2123647C"/>
  <w16cid:commentId w16cid:paraId="5F07C6C7" w16cid:durableId="2123649A"/>
  <w16cid:commentId w16cid:paraId="4D3098A2" w16cid:durableId="212364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BB5BF2" w14:textId="77777777" w:rsidR="009F7C8C" w:rsidRDefault="009F7C8C" w:rsidP="00AF3FBA">
      <w:r>
        <w:separator/>
      </w:r>
    </w:p>
  </w:endnote>
  <w:endnote w:type="continuationSeparator" w:id="0">
    <w:p w14:paraId="4FDD08A4" w14:textId="77777777" w:rsidR="009F7C8C" w:rsidRDefault="009F7C8C" w:rsidP="00AF3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044F1F" w14:textId="77777777" w:rsidR="00803CA6" w:rsidRDefault="00803C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322CB5" w14:textId="77777777" w:rsidR="00803CA6" w:rsidRDefault="00803C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60227" w14:textId="77777777" w:rsidR="00803CA6" w:rsidRDefault="00803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45A127" w14:textId="77777777" w:rsidR="009F7C8C" w:rsidRDefault="009F7C8C" w:rsidP="00AF3FBA">
      <w:r>
        <w:separator/>
      </w:r>
    </w:p>
  </w:footnote>
  <w:footnote w:type="continuationSeparator" w:id="0">
    <w:p w14:paraId="56DD199A" w14:textId="77777777" w:rsidR="009F7C8C" w:rsidRDefault="009F7C8C" w:rsidP="00AF3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F53A2" w14:textId="77777777" w:rsidR="00803CA6" w:rsidRDefault="00803C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451B8" w14:textId="77777777" w:rsidR="00803CA6" w:rsidRDefault="00803C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96A13" w14:textId="77777777" w:rsidR="00803CA6" w:rsidRDefault="00803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F3701"/>
    <w:multiLevelType w:val="multilevel"/>
    <w:tmpl w:val="C8A27B7A"/>
    <w:lvl w:ilvl="0">
      <w:start w:val="1"/>
      <w:numFmt w:val="bullet"/>
      <w:lvlText w:val="●"/>
      <w:lvlJc w:val="left"/>
      <w:pPr>
        <w:ind w:left="900" w:hanging="360"/>
      </w:pPr>
      <w:rPr>
        <w:rFonts w:ascii="Arial" w:eastAsia="Arial" w:hAnsi="Arial" w:cs="Arial"/>
      </w:rPr>
    </w:lvl>
    <w:lvl w:ilvl="1">
      <w:start w:val="1"/>
      <w:numFmt w:val="bullet"/>
      <w:lvlText w:val="o"/>
      <w:lvlJc w:val="left"/>
      <w:pPr>
        <w:ind w:left="1620" w:hanging="360"/>
      </w:pPr>
      <w:rPr>
        <w:rFonts w:ascii="Arial" w:eastAsia="Arial" w:hAnsi="Arial" w:cs="Arial"/>
      </w:rPr>
    </w:lvl>
    <w:lvl w:ilvl="2">
      <w:start w:val="1"/>
      <w:numFmt w:val="bullet"/>
      <w:lvlText w:val="▪"/>
      <w:lvlJc w:val="left"/>
      <w:pPr>
        <w:ind w:left="2340" w:hanging="360"/>
      </w:pPr>
      <w:rPr>
        <w:rFonts w:ascii="Arial" w:eastAsia="Arial" w:hAnsi="Arial" w:cs="Arial"/>
      </w:rPr>
    </w:lvl>
    <w:lvl w:ilvl="3">
      <w:start w:val="1"/>
      <w:numFmt w:val="bullet"/>
      <w:lvlText w:val="●"/>
      <w:lvlJc w:val="left"/>
      <w:pPr>
        <w:ind w:left="3060" w:hanging="360"/>
      </w:pPr>
      <w:rPr>
        <w:rFonts w:ascii="Arial" w:eastAsia="Arial" w:hAnsi="Arial" w:cs="Arial"/>
      </w:rPr>
    </w:lvl>
    <w:lvl w:ilvl="4">
      <w:start w:val="1"/>
      <w:numFmt w:val="bullet"/>
      <w:lvlText w:val="o"/>
      <w:lvlJc w:val="left"/>
      <w:pPr>
        <w:ind w:left="3780" w:hanging="360"/>
      </w:pPr>
      <w:rPr>
        <w:rFonts w:ascii="Arial" w:eastAsia="Arial" w:hAnsi="Arial" w:cs="Arial"/>
      </w:rPr>
    </w:lvl>
    <w:lvl w:ilvl="5">
      <w:start w:val="1"/>
      <w:numFmt w:val="bullet"/>
      <w:lvlText w:val="▪"/>
      <w:lvlJc w:val="left"/>
      <w:pPr>
        <w:ind w:left="4500" w:hanging="360"/>
      </w:pPr>
      <w:rPr>
        <w:rFonts w:ascii="Arial" w:eastAsia="Arial" w:hAnsi="Arial" w:cs="Arial"/>
      </w:rPr>
    </w:lvl>
    <w:lvl w:ilvl="6">
      <w:start w:val="1"/>
      <w:numFmt w:val="bullet"/>
      <w:lvlText w:val="●"/>
      <w:lvlJc w:val="left"/>
      <w:pPr>
        <w:ind w:left="5220" w:hanging="360"/>
      </w:pPr>
      <w:rPr>
        <w:rFonts w:ascii="Arial" w:eastAsia="Arial" w:hAnsi="Arial" w:cs="Arial"/>
      </w:rPr>
    </w:lvl>
    <w:lvl w:ilvl="7">
      <w:start w:val="1"/>
      <w:numFmt w:val="bullet"/>
      <w:lvlText w:val="o"/>
      <w:lvlJc w:val="left"/>
      <w:pPr>
        <w:ind w:left="5940" w:hanging="360"/>
      </w:pPr>
      <w:rPr>
        <w:rFonts w:ascii="Arial" w:eastAsia="Arial" w:hAnsi="Arial" w:cs="Arial"/>
      </w:rPr>
    </w:lvl>
    <w:lvl w:ilvl="8">
      <w:start w:val="1"/>
      <w:numFmt w:val="bullet"/>
      <w:lvlText w:val="▪"/>
      <w:lvlJc w:val="left"/>
      <w:pPr>
        <w:ind w:left="6660" w:hanging="360"/>
      </w:pPr>
      <w:rPr>
        <w:rFonts w:ascii="Arial" w:eastAsia="Arial" w:hAnsi="Arial" w:cs="Arial"/>
      </w:rPr>
    </w:lvl>
  </w:abstractNum>
  <w:abstractNum w:abstractNumId="1" w15:restartNumberingAfterBreak="0">
    <w:nsid w:val="1AD22D7D"/>
    <w:multiLevelType w:val="multilevel"/>
    <w:tmpl w:val="B7DA9C2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23AB7F2C"/>
    <w:multiLevelType w:val="multilevel"/>
    <w:tmpl w:val="43823F7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33730AC6"/>
    <w:multiLevelType w:val="multilevel"/>
    <w:tmpl w:val="EA5C88A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3F932C5F"/>
    <w:multiLevelType w:val="multilevel"/>
    <w:tmpl w:val="D0BC6C0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4348552C"/>
    <w:multiLevelType w:val="hybridMultilevel"/>
    <w:tmpl w:val="5C7A184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4CC579FA"/>
    <w:multiLevelType w:val="multilevel"/>
    <w:tmpl w:val="599043A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5A6B720B"/>
    <w:multiLevelType w:val="multilevel"/>
    <w:tmpl w:val="B08EEB4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6094644E"/>
    <w:multiLevelType w:val="multilevel"/>
    <w:tmpl w:val="C1321DB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9" w15:restartNumberingAfterBreak="0">
    <w:nsid w:val="69757BBC"/>
    <w:multiLevelType w:val="hybridMultilevel"/>
    <w:tmpl w:val="44C4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CE6571"/>
    <w:multiLevelType w:val="multilevel"/>
    <w:tmpl w:val="D576867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7"/>
  </w:num>
  <w:num w:numId="2">
    <w:abstractNumId w:val="8"/>
  </w:num>
  <w:num w:numId="3">
    <w:abstractNumId w:val="4"/>
  </w:num>
  <w:num w:numId="4">
    <w:abstractNumId w:val="6"/>
  </w:num>
  <w:num w:numId="5">
    <w:abstractNumId w:val="10"/>
  </w:num>
  <w:num w:numId="6">
    <w:abstractNumId w:val="2"/>
  </w:num>
  <w:num w:numId="7">
    <w:abstractNumId w:val="1"/>
  </w:num>
  <w:num w:numId="8">
    <w:abstractNumId w:val="0"/>
  </w:num>
  <w:num w:numId="9">
    <w:abstractNumId w:val="3"/>
  </w:num>
  <w:num w:numId="10">
    <w:abstractNumId w:val="9"/>
  </w:num>
  <w:num w:numId="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eonard Sachs">
    <w15:presenceInfo w15:providerId="Windows Live" w15:userId="b1975614c177b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F73"/>
    <w:rsid w:val="0000721E"/>
    <w:rsid w:val="000151A9"/>
    <w:rsid w:val="000242DA"/>
    <w:rsid w:val="0002734C"/>
    <w:rsid w:val="00041148"/>
    <w:rsid w:val="00041B2E"/>
    <w:rsid w:val="000470AB"/>
    <w:rsid w:val="00075AD2"/>
    <w:rsid w:val="000A7F02"/>
    <w:rsid w:val="000B48A8"/>
    <w:rsid w:val="000B57B4"/>
    <w:rsid w:val="000C2DC2"/>
    <w:rsid w:val="000D129E"/>
    <w:rsid w:val="000D2449"/>
    <w:rsid w:val="000D322D"/>
    <w:rsid w:val="000D3230"/>
    <w:rsid w:val="000D644B"/>
    <w:rsid w:val="000F0019"/>
    <w:rsid w:val="000F045D"/>
    <w:rsid w:val="000F082A"/>
    <w:rsid w:val="000F1A63"/>
    <w:rsid w:val="000F1D70"/>
    <w:rsid w:val="000F2A80"/>
    <w:rsid w:val="000F6DE3"/>
    <w:rsid w:val="00123B32"/>
    <w:rsid w:val="001335F6"/>
    <w:rsid w:val="00135FD3"/>
    <w:rsid w:val="0014483E"/>
    <w:rsid w:val="00150626"/>
    <w:rsid w:val="0016097F"/>
    <w:rsid w:val="0016601A"/>
    <w:rsid w:val="001662CF"/>
    <w:rsid w:val="001713A7"/>
    <w:rsid w:val="001726DB"/>
    <w:rsid w:val="001776A0"/>
    <w:rsid w:val="00181747"/>
    <w:rsid w:val="00183F15"/>
    <w:rsid w:val="001846F3"/>
    <w:rsid w:val="001858A7"/>
    <w:rsid w:val="00193878"/>
    <w:rsid w:val="001A0CD0"/>
    <w:rsid w:val="001A394F"/>
    <w:rsid w:val="001A4AE1"/>
    <w:rsid w:val="001C0EED"/>
    <w:rsid w:val="001C2B53"/>
    <w:rsid w:val="001C613E"/>
    <w:rsid w:val="001D734F"/>
    <w:rsid w:val="001E408F"/>
    <w:rsid w:val="001E6DC9"/>
    <w:rsid w:val="00222A88"/>
    <w:rsid w:val="0022366C"/>
    <w:rsid w:val="00231C2D"/>
    <w:rsid w:val="002341D2"/>
    <w:rsid w:val="0024279C"/>
    <w:rsid w:val="002446E3"/>
    <w:rsid w:val="0024603B"/>
    <w:rsid w:val="00262900"/>
    <w:rsid w:val="00270CCA"/>
    <w:rsid w:val="00275CBC"/>
    <w:rsid w:val="002837FD"/>
    <w:rsid w:val="00284E5F"/>
    <w:rsid w:val="00287AFD"/>
    <w:rsid w:val="002B2735"/>
    <w:rsid w:val="002D0635"/>
    <w:rsid w:val="002D2CB3"/>
    <w:rsid w:val="002D4FA3"/>
    <w:rsid w:val="002F3EAD"/>
    <w:rsid w:val="003078C2"/>
    <w:rsid w:val="003140F6"/>
    <w:rsid w:val="003176D8"/>
    <w:rsid w:val="00323F1B"/>
    <w:rsid w:val="00340A42"/>
    <w:rsid w:val="003415FC"/>
    <w:rsid w:val="00345AEE"/>
    <w:rsid w:val="00350598"/>
    <w:rsid w:val="00374F00"/>
    <w:rsid w:val="0037756A"/>
    <w:rsid w:val="0037761A"/>
    <w:rsid w:val="00381CF4"/>
    <w:rsid w:val="00381DA2"/>
    <w:rsid w:val="0039339B"/>
    <w:rsid w:val="0039764E"/>
    <w:rsid w:val="003A07C9"/>
    <w:rsid w:val="003B1BE8"/>
    <w:rsid w:val="003B1D29"/>
    <w:rsid w:val="003C727C"/>
    <w:rsid w:val="003E19EF"/>
    <w:rsid w:val="003E1B07"/>
    <w:rsid w:val="003F27E6"/>
    <w:rsid w:val="003F3391"/>
    <w:rsid w:val="00404050"/>
    <w:rsid w:val="00414669"/>
    <w:rsid w:val="00417DA6"/>
    <w:rsid w:val="004218F5"/>
    <w:rsid w:val="00433127"/>
    <w:rsid w:val="00443731"/>
    <w:rsid w:val="004511D3"/>
    <w:rsid w:val="00453C18"/>
    <w:rsid w:val="00460946"/>
    <w:rsid w:val="004664C4"/>
    <w:rsid w:val="0047504E"/>
    <w:rsid w:val="00486EBB"/>
    <w:rsid w:val="004A191D"/>
    <w:rsid w:val="004C24A6"/>
    <w:rsid w:val="004C58E4"/>
    <w:rsid w:val="004E7AF8"/>
    <w:rsid w:val="00500B8B"/>
    <w:rsid w:val="005022E0"/>
    <w:rsid w:val="005033F8"/>
    <w:rsid w:val="00503728"/>
    <w:rsid w:val="00505B90"/>
    <w:rsid w:val="005311DB"/>
    <w:rsid w:val="00533670"/>
    <w:rsid w:val="005402FE"/>
    <w:rsid w:val="0054080B"/>
    <w:rsid w:val="00540E09"/>
    <w:rsid w:val="00543AB9"/>
    <w:rsid w:val="00543F12"/>
    <w:rsid w:val="0054601B"/>
    <w:rsid w:val="00560858"/>
    <w:rsid w:val="00563AD1"/>
    <w:rsid w:val="00564F13"/>
    <w:rsid w:val="00576171"/>
    <w:rsid w:val="005814E2"/>
    <w:rsid w:val="005935E4"/>
    <w:rsid w:val="00593DD6"/>
    <w:rsid w:val="005A4896"/>
    <w:rsid w:val="005B2918"/>
    <w:rsid w:val="005B3848"/>
    <w:rsid w:val="005B7600"/>
    <w:rsid w:val="005C1170"/>
    <w:rsid w:val="005C3570"/>
    <w:rsid w:val="005C3820"/>
    <w:rsid w:val="005E66DB"/>
    <w:rsid w:val="00600D3B"/>
    <w:rsid w:val="00602429"/>
    <w:rsid w:val="00604DA3"/>
    <w:rsid w:val="00615AE6"/>
    <w:rsid w:val="0063208F"/>
    <w:rsid w:val="00640276"/>
    <w:rsid w:val="00641616"/>
    <w:rsid w:val="00690822"/>
    <w:rsid w:val="00696F25"/>
    <w:rsid w:val="006971C9"/>
    <w:rsid w:val="00697B7D"/>
    <w:rsid w:val="006A15A0"/>
    <w:rsid w:val="006A4FFD"/>
    <w:rsid w:val="006B251C"/>
    <w:rsid w:val="006B27B1"/>
    <w:rsid w:val="006E7068"/>
    <w:rsid w:val="006E7158"/>
    <w:rsid w:val="006F7602"/>
    <w:rsid w:val="0070306E"/>
    <w:rsid w:val="00713921"/>
    <w:rsid w:val="0073613D"/>
    <w:rsid w:val="00736FB5"/>
    <w:rsid w:val="00743970"/>
    <w:rsid w:val="00760E2A"/>
    <w:rsid w:val="007723A2"/>
    <w:rsid w:val="0077629F"/>
    <w:rsid w:val="00777324"/>
    <w:rsid w:val="00777BF4"/>
    <w:rsid w:val="00783D32"/>
    <w:rsid w:val="007A4EC9"/>
    <w:rsid w:val="007A5B3D"/>
    <w:rsid w:val="007B0346"/>
    <w:rsid w:val="007B0455"/>
    <w:rsid w:val="007B44A3"/>
    <w:rsid w:val="007E4498"/>
    <w:rsid w:val="007E64ED"/>
    <w:rsid w:val="007F4FC6"/>
    <w:rsid w:val="007F53B2"/>
    <w:rsid w:val="00802A7F"/>
    <w:rsid w:val="00803CA6"/>
    <w:rsid w:val="00806B4D"/>
    <w:rsid w:val="008127A5"/>
    <w:rsid w:val="008163BE"/>
    <w:rsid w:val="008163FE"/>
    <w:rsid w:val="0082077F"/>
    <w:rsid w:val="008222A3"/>
    <w:rsid w:val="0083010B"/>
    <w:rsid w:val="00833901"/>
    <w:rsid w:val="00837C61"/>
    <w:rsid w:val="00847DD9"/>
    <w:rsid w:val="00881DAB"/>
    <w:rsid w:val="00890B3A"/>
    <w:rsid w:val="008B64B6"/>
    <w:rsid w:val="008C0316"/>
    <w:rsid w:val="008C05CA"/>
    <w:rsid w:val="008D143F"/>
    <w:rsid w:val="008E2715"/>
    <w:rsid w:val="008E4C58"/>
    <w:rsid w:val="00905DAD"/>
    <w:rsid w:val="00907732"/>
    <w:rsid w:val="00911636"/>
    <w:rsid w:val="00912AF2"/>
    <w:rsid w:val="009427BB"/>
    <w:rsid w:val="0096786F"/>
    <w:rsid w:val="009721FC"/>
    <w:rsid w:val="00972F7F"/>
    <w:rsid w:val="00980857"/>
    <w:rsid w:val="0098629E"/>
    <w:rsid w:val="0098742E"/>
    <w:rsid w:val="00991D10"/>
    <w:rsid w:val="009A2CB2"/>
    <w:rsid w:val="009A2CD6"/>
    <w:rsid w:val="009B0B2B"/>
    <w:rsid w:val="009B1165"/>
    <w:rsid w:val="009B30C4"/>
    <w:rsid w:val="009B5774"/>
    <w:rsid w:val="009C6E57"/>
    <w:rsid w:val="009D0E7E"/>
    <w:rsid w:val="009D2770"/>
    <w:rsid w:val="009D7781"/>
    <w:rsid w:val="009D7C1D"/>
    <w:rsid w:val="009E1655"/>
    <w:rsid w:val="009E19D5"/>
    <w:rsid w:val="009E6BD3"/>
    <w:rsid w:val="009F62AA"/>
    <w:rsid w:val="009F7C8C"/>
    <w:rsid w:val="00A14BA7"/>
    <w:rsid w:val="00A22091"/>
    <w:rsid w:val="00A2435E"/>
    <w:rsid w:val="00A3026C"/>
    <w:rsid w:val="00A352CA"/>
    <w:rsid w:val="00A446FF"/>
    <w:rsid w:val="00A605DF"/>
    <w:rsid w:val="00A60F76"/>
    <w:rsid w:val="00A630F3"/>
    <w:rsid w:val="00A6561D"/>
    <w:rsid w:val="00A71CDE"/>
    <w:rsid w:val="00A9114C"/>
    <w:rsid w:val="00A9364D"/>
    <w:rsid w:val="00AA1EED"/>
    <w:rsid w:val="00AB26E1"/>
    <w:rsid w:val="00AB299C"/>
    <w:rsid w:val="00AC14E8"/>
    <w:rsid w:val="00AC413D"/>
    <w:rsid w:val="00AC71A8"/>
    <w:rsid w:val="00AD2F7B"/>
    <w:rsid w:val="00AD5DD5"/>
    <w:rsid w:val="00AE7859"/>
    <w:rsid w:val="00AF22E2"/>
    <w:rsid w:val="00AF3FBA"/>
    <w:rsid w:val="00AF786C"/>
    <w:rsid w:val="00B00C91"/>
    <w:rsid w:val="00B11149"/>
    <w:rsid w:val="00B219FB"/>
    <w:rsid w:val="00B347C9"/>
    <w:rsid w:val="00B36E41"/>
    <w:rsid w:val="00B461B9"/>
    <w:rsid w:val="00B508C0"/>
    <w:rsid w:val="00B51FA8"/>
    <w:rsid w:val="00B52B67"/>
    <w:rsid w:val="00B75F73"/>
    <w:rsid w:val="00B775BC"/>
    <w:rsid w:val="00B85B3F"/>
    <w:rsid w:val="00B92683"/>
    <w:rsid w:val="00BA26DA"/>
    <w:rsid w:val="00BC19E5"/>
    <w:rsid w:val="00BE45D3"/>
    <w:rsid w:val="00BE714C"/>
    <w:rsid w:val="00C001A9"/>
    <w:rsid w:val="00C03A0C"/>
    <w:rsid w:val="00C11A7E"/>
    <w:rsid w:val="00C12C68"/>
    <w:rsid w:val="00C13944"/>
    <w:rsid w:val="00C15DEB"/>
    <w:rsid w:val="00C2120E"/>
    <w:rsid w:val="00C24C7B"/>
    <w:rsid w:val="00C42D83"/>
    <w:rsid w:val="00C65888"/>
    <w:rsid w:val="00C66119"/>
    <w:rsid w:val="00C67B5A"/>
    <w:rsid w:val="00C70815"/>
    <w:rsid w:val="00C72B9F"/>
    <w:rsid w:val="00C86DCE"/>
    <w:rsid w:val="00CA2748"/>
    <w:rsid w:val="00CB0080"/>
    <w:rsid w:val="00CB2C6E"/>
    <w:rsid w:val="00CB3190"/>
    <w:rsid w:val="00CB3665"/>
    <w:rsid w:val="00CC34A0"/>
    <w:rsid w:val="00CC5394"/>
    <w:rsid w:val="00CC787F"/>
    <w:rsid w:val="00CD7DEB"/>
    <w:rsid w:val="00CE1500"/>
    <w:rsid w:val="00CF0E11"/>
    <w:rsid w:val="00D072D5"/>
    <w:rsid w:val="00D07AB8"/>
    <w:rsid w:val="00D1579B"/>
    <w:rsid w:val="00D25F48"/>
    <w:rsid w:val="00D3614C"/>
    <w:rsid w:val="00D41BC8"/>
    <w:rsid w:val="00D42B0D"/>
    <w:rsid w:val="00D42DF6"/>
    <w:rsid w:val="00D44E01"/>
    <w:rsid w:val="00D5007A"/>
    <w:rsid w:val="00D52130"/>
    <w:rsid w:val="00D528D6"/>
    <w:rsid w:val="00D54720"/>
    <w:rsid w:val="00D629D2"/>
    <w:rsid w:val="00D7000B"/>
    <w:rsid w:val="00D75C0A"/>
    <w:rsid w:val="00D802F7"/>
    <w:rsid w:val="00D80999"/>
    <w:rsid w:val="00D8681C"/>
    <w:rsid w:val="00DB06F9"/>
    <w:rsid w:val="00DC1E07"/>
    <w:rsid w:val="00DC7ED5"/>
    <w:rsid w:val="00DF1E02"/>
    <w:rsid w:val="00E050B9"/>
    <w:rsid w:val="00E10144"/>
    <w:rsid w:val="00E1544F"/>
    <w:rsid w:val="00E17526"/>
    <w:rsid w:val="00E23524"/>
    <w:rsid w:val="00E25B3D"/>
    <w:rsid w:val="00E45600"/>
    <w:rsid w:val="00E467B0"/>
    <w:rsid w:val="00E554D5"/>
    <w:rsid w:val="00E60262"/>
    <w:rsid w:val="00E708A2"/>
    <w:rsid w:val="00E74A47"/>
    <w:rsid w:val="00E8495E"/>
    <w:rsid w:val="00E87A06"/>
    <w:rsid w:val="00E91EDE"/>
    <w:rsid w:val="00E92133"/>
    <w:rsid w:val="00E931AE"/>
    <w:rsid w:val="00EA00A1"/>
    <w:rsid w:val="00EA3C95"/>
    <w:rsid w:val="00EA3F8A"/>
    <w:rsid w:val="00EB3655"/>
    <w:rsid w:val="00EB37AE"/>
    <w:rsid w:val="00EB3FDE"/>
    <w:rsid w:val="00EB61A4"/>
    <w:rsid w:val="00EC27F9"/>
    <w:rsid w:val="00EC4438"/>
    <w:rsid w:val="00ED5CC4"/>
    <w:rsid w:val="00EE4950"/>
    <w:rsid w:val="00EF6955"/>
    <w:rsid w:val="00F143F5"/>
    <w:rsid w:val="00F16728"/>
    <w:rsid w:val="00F2304D"/>
    <w:rsid w:val="00F30868"/>
    <w:rsid w:val="00F34F02"/>
    <w:rsid w:val="00F46064"/>
    <w:rsid w:val="00F662C5"/>
    <w:rsid w:val="00F732A7"/>
    <w:rsid w:val="00F80F52"/>
    <w:rsid w:val="00F81E04"/>
    <w:rsid w:val="00F82D90"/>
    <w:rsid w:val="00F836A2"/>
    <w:rsid w:val="00F92531"/>
    <w:rsid w:val="00F95BB3"/>
    <w:rsid w:val="00F977DE"/>
    <w:rsid w:val="00F97BE7"/>
    <w:rsid w:val="00FA0833"/>
    <w:rsid w:val="00FA0EA3"/>
    <w:rsid w:val="00FA3B30"/>
    <w:rsid w:val="00FA4435"/>
    <w:rsid w:val="00FB2480"/>
    <w:rsid w:val="00FB3F06"/>
    <w:rsid w:val="00FC6292"/>
    <w:rsid w:val="00FD61F0"/>
    <w:rsid w:val="00FE14A5"/>
    <w:rsid w:val="00FE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67FA0"/>
  <w15:docId w15:val="{4AD92BF0-251E-4930-B6BB-FD975574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outlineLvl w:val="0"/>
    </w:pPr>
    <w:rPr>
      <w:rFonts w:ascii="Calibri" w:eastAsia="Calibri" w:hAnsi="Calibri" w:cs="Calibri"/>
      <w:b/>
      <w:sz w:val="20"/>
      <w:szCs w:val="20"/>
    </w:rPr>
  </w:style>
  <w:style w:type="paragraph" w:styleId="Heading2">
    <w:name w:val="heading 2"/>
    <w:basedOn w:val="Normal"/>
    <w:next w:val="Normal"/>
    <w:pPr>
      <w:keepNext/>
      <w:keepLines/>
      <w:spacing w:line="360" w:lineRule="auto"/>
      <w:outlineLvl w:val="1"/>
    </w:pPr>
    <w:rPr>
      <w:rFonts w:ascii="Arial" w:eastAsia="Arial" w:hAnsi="Arial" w:cs="Arial"/>
      <w:i/>
      <w:sz w:val="18"/>
      <w:szCs w:val="1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6B2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8A7"/>
    <w:rPr>
      <w:color w:val="0000FF" w:themeColor="hyperlink"/>
      <w:u w:val="single"/>
    </w:rPr>
  </w:style>
  <w:style w:type="character" w:styleId="UnresolvedMention">
    <w:name w:val="Unresolved Mention"/>
    <w:basedOn w:val="DefaultParagraphFont"/>
    <w:uiPriority w:val="99"/>
    <w:semiHidden/>
    <w:unhideWhenUsed/>
    <w:rsid w:val="001858A7"/>
    <w:rPr>
      <w:color w:val="605E5C"/>
      <w:shd w:val="clear" w:color="auto" w:fill="E1DFDD"/>
    </w:rPr>
  </w:style>
  <w:style w:type="paragraph" w:styleId="ListParagraph">
    <w:name w:val="List Paragraph"/>
    <w:basedOn w:val="Normal"/>
    <w:uiPriority w:val="34"/>
    <w:qFormat/>
    <w:rsid w:val="008E4C58"/>
    <w:pPr>
      <w:ind w:left="720"/>
      <w:contextualSpacing/>
    </w:pPr>
  </w:style>
  <w:style w:type="character" w:styleId="FollowedHyperlink">
    <w:name w:val="FollowedHyperlink"/>
    <w:basedOn w:val="DefaultParagraphFont"/>
    <w:uiPriority w:val="99"/>
    <w:semiHidden/>
    <w:unhideWhenUsed/>
    <w:rsid w:val="00972F7F"/>
    <w:rPr>
      <w:color w:val="800080" w:themeColor="followedHyperlink"/>
      <w:u w:val="single"/>
    </w:rPr>
  </w:style>
  <w:style w:type="paragraph" w:styleId="BalloonText">
    <w:name w:val="Balloon Text"/>
    <w:basedOn w:val="Normal"/>
    <w:link w:val="BalloonTextChar"/>
    <w:uiPriority w:val="99"/>
    <w:semiHidden/>
    <w:unhideWhenUsed/>
    <w:rsid w:val="00505B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B90"/>
    <w:rPr>
      <w:rFonts w:ascii="Segoe UI" w:hAnsi="Segoe UI" w:cs="Segoe UI"/>
      <w:sz w:val="18"/>
      <w:szCs w:val="18"/>
    </w:rPr>
  </w:style>
  <w:style w:type="paragraph" w:styleId="Header">
    <w:name w:val="header"/>
    <w:basedOn w:val="Normal"/>
    <w:link w:val="HeaderChar"/>
    <w:uiPriority w:val="99"/>
    <w:unhideWhenUsed/>
    <w:rsid w:val="00AF3FBA"/>
    <w:pPr>
      <w:tabs>
        <w:tab w:val="center" w:pos="4680"/>
        <w:tab w:val="right" w:pos="9360"/>
      </w:tabs>
    </w:pPr>
  </w:style>
  <w:style w:type="character" w:customStyle="1" w:styleId="HeaderChar">
    <w:name w:val="Header Char"/>
    <w:basedOn w:val="DefaultParagraphFont"/>
    <w:link w:val="Header"/>
    <w:uiPriority w:val="99"/>
    <w:rsid w:val="00AF3FBA"/>
  </w:style>
  <w:style w:type="paragraph" w:styleId="Footer">
    <w:name w:val="footer"/>
    <w:basedOn w:val="Normal"/>
    <w:link w:val="FooterChar"/>
    <w:uiPriority w:val="99"/>
    <w:unhideWhenUsed/>
    <w:rsid w:val="00AF3FBA"/>
    <w:pPr>
      <w:tabs>
        <w:tab w:val="center" w:pos="4680"/>
        <w:tab w:val="right" w:pos="9360"/>
      </w:tabs>
    </w:pPr>
  </w:style>
  <w:style w:type="character" w:customStyle="1" w:styleId="FooterChar">
    <w:name w:val="Footer Char"/>
    <w:basedOn w:val="DefaultParagraphFont"/>
    <w:link w:val="Footer"/>
    <w:uiPriority w:val="99"/>
    <w:rsid w:val="00AF3FBA"/>
  </w:style>
  <w:style w:type="character" w:styleId="CommentReference">
    <w:name w:val="annotation reference"/>
    <w:basedOn w:val="DefaultParagraphFont"/>
    <w:uiPriority w:val="99"/>
    <w:semiHidden/>
    <w:unhideWhenUsed/>
    <w:rsid w:val="00AF3FBA"/>
    <w:rPr>
      <w:sz w:val="16"/>
      <w:szCs w:val="16"/>
    </w:rPr>
  </w:style>
  <w:style w:type="paragraph" w:styleId="CommentText">
    <w:name w:val="annotation text"/>
    <w:basedOn w:val="Normal"/>
    <w:link w:val="CommentTextChar"/>
    <w:uiPriority w:val="99"/>
    <w:semiHidden/>
    <w:unhideWhenUsed/>
    <w:rsid w:val="00AF3FBA"/>
    <w:rPr>
      <w:sz w:val="20"/>
      <w:szCs w:val="20"/>
    </w:rPr>
  </w:style>
  <w:style w:type="character" w:customStyle="1" w:styleId="CommentTextChar">
    <w:name w:val="Comment Text Char"/>
    <w:basedOn w:val="DefaultParagraphFont"/>
    <w:link w:val="CommentText"/>
    <w:uiPriority w:val="99"/>
    <w:semiHidden/>
    <w:rsid w:val="00AF3FBA"/>
    <w:rPr>
      <w:sz w:val="20"/>
      <w:szCs w:val="20"/>
    </w:rPr>
  </w:style>
  <w:style w:type="paragraph" w:styleId="CommentSubject">
    <w:name w:val="annotation subject"/>
    <w:basedOn w:val="CommentText"/>
    <w:next w:val="CommentText"/>
    <w:link w:val="CommentSubjectChar"/>
    <w:uiPriority w:val="99"/>
    <w:semiHidden/>
    <w:unhideWhenUsed/>
    <w:rsid w:val="00AF3FBA"/>
    <w:rPr>
      <w:b/>
      <w:bCs/>
    </w:rPr>
  </w:style>
  <w:style w:type="character" w:customStyle="1" w:styleId="CommentSubjectChar">
    <w:name w:val="Comment Subject Char"/>
    <w:basedOn w:val="CommentTextChar"/>
    <w:link w:val="CommentSubject"/>
    <w:uiPriority w:val="99"/>
    <w:semiHidden/>
    <w:rsid w:val="00AF3F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iforg.com/wp-content/uploads/AIF_FestivalOwnership_Outlined-1.jpg" TargetMode="External"/><Relationship Id="rId18" Type="http://schemas.openxmlformats.org/officeDocument/2006/relationships/hyperlink" Target="http://earlygrowthfinancialservices.com/bottom-up-vs-top-down-forecasting-realistic-financial-planni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theguardian.com/music/2019/feb/27/glastonbury-festival-bans-plastic-bottles" TargetMode="External"/><Relationship Id="rId17" Type="http://schemas.openxmlformats.org/officeDocument/2006/relationships/hyperlink" Target="https://www.customink.com/about/our_story"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mms.businesswire.com/media/20170516006162/en/587147/5/Hydration_Products_Market.jpg?download=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billboard.com/articles/business/8485063/nielsen-releases-in-depth-statistics-live-music-behavior-360-report" TargetMode="External"/><Relationship Id="rId23" Type="http://schemas.openxmlformats.org/officeDocument/2006/relationships/footer" Target="footer2.xm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www.marsdd.com/wp-content/uploads/2013/03/Bottom-up-sales-forecasting-for-pre-revenue-startups.pdf"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trainingwheelmanagement.com/twm-team" TargetMode="Externa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AA87-740A-4DF9-8DFC-ED59917C0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5401</Words>
  <Characters>30791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Grand Valley State University</Company>
  <LinksUpToDate>false</LinksUpToDate>
  <CharactersWithSpaces>36120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 de Vries</dc:creator>
  <cp:lastModifiedBy>Tom N</cp:lastModifiedBy>
  <cp:revision>3</cp:revision>
  <cp:lastPrinted>2019-12-18T19:15:00Z</cp:lastPrinted>
  <dcterms:created xsi:type="dcterms:W3CDTF">2019-12-19T23:30:00Z</dcterms:created>
  <dcterms:modified xsi:type="dcterms:W3CDTF">2020-01-06T20:58:00Z</dcterms:modified>
</cp:coreProperties>
</file>