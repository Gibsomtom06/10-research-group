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0B038D" w14:textId="69E7879E" w:rsidR="00C94AF3" w:rsidRPr="00B607EF" w:rsidRDefault="002F3A2B" w:rsidP="00C94AF3">
      <w:pPr>
        <w:pStyle w:val="BodyText"/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4B941AB" wp14:editId="1ED8454E">
                <wp:simplePos x="0" y="0"/>
                <wp:positionH relativeFrom="column">
                  <wp:posOffset>-17145</wp:posOffset>
                </wp:positionH>
                <wp:positionV relativeFrom="paragraph">
                  <wp:posOffset>65405</wp:posOffset>
                </wp:positionV>
                <wp:extent cx="2286000" cy="8686800"/>
                <wp:effectExtent l="0" t="0" r="0" b="0"/>
                <wp:wrapSquare wrapText="bothSides"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8686800"/>
                        </a:xfrm>
                        <a:prstGeom prst="rect">
                          <a:avLst/>
                        </a:prstGeom>
                        <a:solidFill>
                          <a:srgbClr val="E2EAEE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742F14" w14:textId="77777777" w:rsidR="005861E4" w:rsidRPr="003048BF" w:rsidRDefault="005861E4">
                            <w:pPr>
                              <w:spacing w:line="240" w:lineRule="exact"/>
                              <w:rPr>
                                <w:rFonts w:cs="Arial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</w:pPr>
                            <w:r w:rsidRPr="003048BF">
                              <w:rPr>
                                <w:rFonts w:cs="Arial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  <w:t>Operating Team</w:t>
                            </w:r>
                          </w:p>
                          <w:p w14:paraId="3D3EBC27" w14:textId="7636A003" w:rsidR="005861E4" w:rsidRPr="003048BF" w:rsidRDefault="000A62B6" w:rsidP="000A62B6">
                            <w:pPr>
                              <w:numPr>
                                <w:ilvl w:val="0"/>
                                <w:numId w:val="25"/>
                              </w:numPr>
                              <w:tabs>
                                <w:tab w:val="clear" w:pos="1008"/>
                                <w:tab w:val="num" w:pos="180"/>
                              </w:tabs>
                              <w:spacing w:line="240" w:lineRule="exact"/>
                              <w:ind w:hanging="1008"/>
                              <w:rPr>
                                <w:rFonts w:cs="Arial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</w:pPr>
                            <w:del w:id="0" w:author="Tom N" w:date="2019-08-03T11:13:00Z">
                              <w:r w:rsidRPr="003048BF" w:rsidDel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delText>Name</w:delText>
                              </w:r>
                            </w:del>
                            <w:ins w:id="1" w:author="Tom N" w:date="2019-08-03T11:13:00Z">
                              <w:r w:rsidR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>Thomas</w:t>
                              </w:r>
                            </w:ins>
                            <w:ins w:id="2" w:author="Tom N" w:date="2019-08-03T11:14:00Z">
                              <w:r w:rsidR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 xml:space="preserve"> Nalian</w:t>
                              </w:r>
                            </w:ins>
                            <w:r w:rsidRPr="003048BF">
                              <w:rPr>
                                <w:rFonts w:cs="Arial"/>
                                <w:bCs/>
                                <w:iCs/>
                                <w:sz w:val="22"/>
                                <w:szCs w:val="22"/>
                              </w:rPr>
                              <w:t xml:space="preserve">, </w:t>
                            </w:r>
                            <w:del w:id="3" w:author="Tom N" w:date="2019-08-03T11:14:00Z">
                              <w:r w:rsidRPr="003048BF" w:rsidDel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delText>Position</w:delText>
                              </w:r>
                            </w:del>
                            <w:ins w:id="4" w:author="Tom N" w:date="2019-08-03T11:14:00Z">
                              <w:r w:rsidR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>Founder</w:t>
                              </w:r>
                            </w:ins>
                          </w:p>
                          <w:p w14:paraId="2AC4EC40" w14:textId="70DBA5D8" w:rsidR="000A62B6" w:rsidRPr="007D21E6" w:rsidRDefault="000A62B6" w:rsidP="000A62B6">
                            <w:pPr>
                              <w:numPr>
                                <w:ilvl w:val="0"/>
                                <w:numId w:val="25"/>
                              </w:numPr>
                              <w:tabs>
                                <w:tab w:val="clear" w:pos="1008"/>
                                <w:tab w:val="num" w:pos="180"/>
                              </w:tabs>
                              <w:spacing w:line="240" w:lineRule="exact"/>
                              <w:ind w:hanging="1008"/>
                              <w:rPr>
                                <w:rFonts w:cs="Arial"/>
                                <w:b/>
                                <w:bCs/>
                                <w:iCs/>
                                <w:sz w:val="22"/>
                                <w:szCs w:val="22"/>
                                <w:rPrChange w:id="5" w:author="Tom N" w:date="2019-08-03T11:14:00Z">
                                  <w:rPr>
                                    <w:rFonts w:cs="Arial"/>
                                    <w:bCs/>
                                    <w:iCs/>
                                    <w:sz w:val="22"/>
                                    <w:szCs w:val="22"/>
                                  </w:rPr>
                                </w:rPrChange>
                              </w:rPr>
                            </w:pPr>
                            <w:del w:id="6" w:author="Tom N" w:date="2019-08-03T11:14:00Z">
                              <w:r w:rsidRPr="003048BF" w:rsidDel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delText>Name</w:delText>
                              </w:r>
                            </w:del>
                            <w:ins w:id="7" w:author="Tom N" w:date="2019-08-03T11:14:00Z">
                              <w:r w:rsidR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>Eli Dayton</w:t>
                              </w:r>
                            </w:ins>
                            <w:r w:rsidRPr="003048BF">
                              <w:rPr>
                                <w:rFonts w:cs="Arial"/>
                                <w:bCs/>
                                <w:iCs/>
                                <w:sz w:val="22"/>
                                <w:szCs w:val="22"/>
                              </w:rPr>
                              <w:t xml:space="preserve">, </w:t>
                            </w:r>
                            <w:ins w:id="8" w:author="Tom N" w:date="2019-08-03T11:14:00Z">
                              <w:r w:rsidR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>COMA</w:t>
                              </w:r>
                            </w:ins>
                            <w:del w:id="9" w:author="Tom N" w:date="2019-08-03T11:14:00Z">
                              <w:r w:rsidRPr="003048BF" w:rsidDel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delText>Position</w:delText>
                              </w:r>
                            </w:del>
                          </w:p>
                          <w:p w14:paraId="3576330D" w14:textId="46533CF0" w:rsidR="007D21E6" w:rsidRPr="007D21E6" w:rsidRDefault="007D21E6" w:rsidP="000A62B6">
                            <w:pPr>
                              <w:numPr>
                                <w:ilvl w:val="0"/>
                                <w:numId w:val="25"/>
                              </w:numPr>
                              <w:tabs>
                                <w:tab w:val="clear" w:pos="1008"/>
                                <w:tab w:val="num" w:pos="180"/>
                              </w:tabs>
                              <w:spacing w:line="240" w:lineRule="exact"/>
                              <w:ind w:hanging="1008"/>
                              <w:rPr>
                                <w:rFonts w:cs="Arial"/>
                                <w:b/>
                                <w:bCs/>
                                <w:iCs/>
                                <w:sz w:val="22"/>
                                <w:szCs w:val="22"/>
                                <w:rPrChange w:id="10" w:author="Tom N" w:date="2019-08-03T11:18:00Z">
                                  <w:rPr>
                                    <w:rFonts w:cs="Arial"/>
                                    <w:bCs/>
                                    <w:iCs/>
                                    <w:sz w:val="22"/>
                                    <w:szCs w:val="22"/>
                                  </w:rPr>
                                </w:rPrChange>
                              </w:rPr>
                            </w:pPr>
                            <w:ins w:id="11" w:author="Tom N" w:date="2019-08-03T11:14:00Z">
                              <w:r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 xml:space="preserve">Leonard Sachs, </w:t>
                              </w:r>
                            </w:ins>
                            <w:ins w:id="12" w:author="Tom N" w:date="2019-08-03T11:15:00Z">
                              <w:r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>COPP</w:t>
                              </w:r>
                            </w:ins>
                          </w:p>
                          <w:p w14:paraId="7643BD0E" w14:textId="38798760" w:rsidR="007D21E6" w:rsidRPr="003048BF" w:rsidRDefault="007D21E6" w:rsidP="000A62B6">
                            <w:pPr>
                              <w:numPr>
                                <w:ilvl w:val="0"/>
                                <w:numId w:val="25"/>
                              </w:numPr>
                              <w:tabs>
                                <w:tab w:val="clear" w:pos="1008"/>
                                <w:tab w:val="num" w:pos="180"/>
                              </w:tabs>
                              <w:spacing w:line="240" w:lineRule="exact"/>
                              <w:ind w:hanging="1008"/>
                              <w:rPr>
                                <w:rFonts w:cs="Arial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</w:pPr>
                            <w:ins w:id="13" w:author="Tom N" w:date="2019-08-03T11:18:00Z">
                              <w:r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 xml:space="preserve">Jeff Harness, </w:t>
                              </w:r>
                            </w:ins>
                            <w:ins w:id="14" w:author="Tom N" w:date="2019-08-03T11:24:00Z">
                              <w:r w:rsidR="00253DF0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>COS</w:t>
                              </w:r>
                            </w:ins>
                          </w:p>
                          <w:p w14:paraId="5FA8230C" w14:textId="77777777" w:rsidR="00972488" w:rsidRPr="003048BF" w:rsidRDefault="00972488" w:rsidP="00972488">
                            <w:pPr>
                              <w:spacing w:line="240" w:lineRule="exact"/>
                              <w:rPr>
                                <w:rFonts w:cs="Arial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  <w:p w14:paraId="50556E5B" w14:textId="77777777" w:rsidR="005861E4" w:rsidRPr="003048BF" w:rsidRDefault="005861E4">
                            <w:pPr>
                              <w:spacing w:line="240" w:lineRule="exact"/>
                              <w:rPr>
                                <w:rFonts w:cs="Arial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</w:pPr>
                            <w:r w:rsidRPr="003048BF">
                              <w:rPr>
                                <w:rFonts w:cs="Arial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  <w:t>Advisory Board:</w:t>
                            </w:r>
                          </w:p>
                          <w:p w14:paraId="78778195" w14:textId="6205E9DC" w:rsidR="000A62B6" w:rsidRPr="003048BF" w:rsidRDefault="000A62B6" w:rsidP="000A62B6">
                            <w:pPr>
                              <w:numPr>
                                <w:ilvl w:val="0"/>
                                <w:numId w:val="22"/>
                              </w:numPr>
                              <w:tabs>
                                <w:tab w:val="clear" w:pos="720"/>
                                <w:tab w:val="num" w:pos="180"/>
                              </w:tabs>
                              <w:spacing w:line="240" w:lineRule="exact"/>
                              <w:ind w:hanging="720"/>
                              <w:rPr>
                                <w:rFonts w:cs="Arial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</w:pPr>
                            <w:del w:id="15" w:author="Tom N" w:date="2019-08-03T11:17:00Z">
                              <w:r w:rsidRPr="003048BF" w:rsidDel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delText>Name</w:delText>
                              </w:r>
                            </w:del>
                            <w:ins w:id="16" w:author="Tom N" w:date="2019-08-03T11:17:00Z">
                              <w:r w:rsidR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 xml:space="preserve">John </w:t>
                              </w:r>
                              <w:proofErr w:type="spellStart"/>
                              <w:r w:rsidR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>Bedz</w:t>
                              </w:r>
                            </w:ins>
                            <w:proofErr w:type="spellEnd"/>
                            <w:r w:rsidRPr="003048BF">
                              <w:rPr>
                                <w:rFonts w:cs="Arial"/>
                                <w:bCs/>
                                <w:iCs/>
                                <w:sz w:val="22"/>
                                <w:szCs w:val="22"/>
                              </w:rPr>
                              <w:t xml:space="preserve">, </w:t>
                            </w:r>
                            <w:del w:id="17" w:author="Tom N" w:date="2019-08-03T11:17:00Z">
                              <w:r w:rsidRPr="003048BF" w:rsidDel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delText>Position</w:delText>
                              </w:r>
                            </w:del>
                            <w:ins w:id="18" w:author="Tom N" w:date="2019-08-03T11:17:00Z">
                              <w:r w:rsidR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 xml:space="preserve">Localization &amp; </w:t>
                              </w:r>
                            </w:ins>
                            <w:ins w:id="19" w:author="Tom N" w:date="2019-08-03T11:18:00Z">
                              <w:r w:rsidR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>Grant</w:t>
                              </w:r>
                            </w:ins>
                          </w:p>
                          <w:p w14:paraId="1BB319E2" w14:textId="450547CC" w:rsidR="000A62B6" w:rsidRPr="003048BF" w:rsidRDefault="000A62B6" w:rsidP="000A62B6">
                            <w:pPr>
                              <w:numPr>
                                <w:ilvl w:val="0"/>
                                <w:numId w:val="25"/>
                              </w:numPr>
                              <w:tabs>
                                <w:tab w:val="clear" w:pos="1008"/>
                                <w:tab w:val="num" w:pos="180"/>
                              </w:tabs>
                              <w:spacing w:line="240" w:lineRule="exact"/>
                              <w:ind w:hanging="1008"/>
                              <w:rPr>
                                <w:rFonts w:cs="Arial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</w:pPr>
                            <w:del w:id="20" w:author="Tom N" w:date="2019-08-03T11:18:00Z">
                              <w:r w:rsidRPr="003048BF" w:rsidDel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delText>Name</w:delText>
                              </w:r>
                            </w:del>
                            <w:ins w:id="21" w:author="Tom N" w:date="2019-08-03T11:18:00Z">
                              <w:r w:rsidR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 xml:space="preserve">Kristin </w:t>
                              </w:r>
                              <w:proofErr w:type="spellStart"/>
                              <w:r w:rsidR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>Karas</w:t>
                              </w:r>
                            </w:ins>
                            <w:proofErr w:type="spellEnd"/>
                            <w:r w:rsidRPr="003048BF">
                              <w:rPr>
                                <w:rFonts w:cs="Arial"/>
                                <w:bCs/>
                                <w:iCs/>
                                <w:sz w:val="22"/>
                                <w:szCs w:val="22"/>
                              </w:rPr>
                              <w:t xml:space="preserve">, </w:t>
                            </w:r>
                            <w:del w:id="22" w:author="Tom N" w:date="2019-08-03T11:18:00Z">
                              <w:r w:rsidRPr="003048BF" w:rsidDel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delText>Position</w:delText>
                              </w:r>
                            </w:del>
                            <w:ins w:id="23" w:author="Tom N" w:date="2019-08-03T11:18:00Z">
                              <w:r w:rsidR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>Charity Policy &amp; Sales</w:t>
                              </w:r>
                            </w:ins>
                          </w:p>
                          <w:p w14:paraId="40F4A42E" w14:textId="2C430FCE" w:rsidR="000A62B6" w:rsidRPr="003048BF" w:rsidRDefault="000A62B6" w:rsidP="000A62B6">
                            <w:pPr>
                              <w:numPr>
                                <w:ilvl w:val="0"/>
                                <w:numId w:val="25"/>
                              </w:numPr>
                              <w:tabs>
                                <w:tab w:val="clear" w:pos="1008"/>
                                <w:tab w:val="num" w:pos="180"/>
                              </w:tabs>
                              <w:spacing w:line="240" w:lineRule="exact"/>
                              <w:ind w:hanging="1008"/>
                              <w:rPr>
                                <w:rFonts w:cs="Arial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</w:pPr>
                            <w:del w:id="24" w:author="Tom N" w:date="2019-08-03T11:25:00Z">
                              <w:r w:rsidRPr="003048BF" w:rsidDel="00253DF0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delText>Name</w:delText>
                              </w:r>
                            </w:del>
                            <w:r w:rsidRPr="003048BF">
                              <w:rPr>
                                <w:rFonts w:cs="Arial"/>
                                <w:bCs/>
                                <w:iCs/>
                                <w:sz w:val="22"/>
                                <w:szCs w:val="22"/>
                              </w:rPr>
                              <w:t>, Position</w:t>
                            </w:r>
                          </w:p>
                          <w:p w14:paraId="044B5194" w14:textId="77777777" w:rsidR="005861E4" w:rsidRPr="003048BF" w:rsidRDefault="005861E4">
                            <w:pPr>
                              <w:spacing w:line="240" w:lineRule="exact"/>
                              <w:rPr>
                                <w:rFonts w:cs="Arial"/>
                                <w:b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  <w:p w14:paraId="58855E93" w14:textId="77777777" w:rsidR="005861E4" w:rsidRPr="003048BF" w:rsidRDefault="005861E4">
                            <w:pPr>
                              <w:spacing w:line="240" w:lineRule="exact"/>
                              <w:rPr>
                                <w:rFonts w:cs="Arial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</w:pPr>
                            <w:r w:rsidRPr="003048BF">
                              <w:rPr>
                                <w:rFonts w:cs="Arial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  <w:t>Prospective Customers:</w:t>
                            </w:r>
                          </w:p>
                          <w:p w14:paraId="0F8A1601" w14:textId="6749A43B" w:rsidR="005861E4" w:rsidRPr="003048BF" w:rsidRDefault="000A62B6">
                            <w:pPr>
                              <w:numPr>
                                <w:ilvl w:val="0"/>
                                <w:numId w:val="21"/>
                              </w:numPr>
                              <w:tabs>
                                <w:tab w:val="clear" w:pos="720"/>
                              </w:tabs>
                              <w:spacing w:line="240" w:lineRule="exact"/>
                              <w:ind w:left="180" w:hanging="180"/>
                              <w:rPr>
                                <w:rFonts w:cs="Arial"/>
                                <w:iCs/>
                                <w:sz w:val="22"/>
                                <w:szCs w:val="22"/>
                              </w:rPr>
                            </w:pPr>
                            <w:del w:id="25" w:author="Tom N" w:date="2019-08-03T11:15:00Z">
                              <w:r w:rsidRPr="003048BF" w:rsidDel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delText>Name</w:delText>
                              </w:r>
                            </w:del>
                            <w:ins w:id="26" w:author="Tom N" w:date="2019-08-03T11:15:00Z">
                              <w:r w:rsidR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>Snails</w:t>
                              </w:r>
                            </w:ins>
                            <w:r w:rsidRPr="003048BF">
                              <w:rPr>
                                <w:rFonts w:cs="Arial"/>
                                <w:bCs/>
                                <w:iCs/>
                                <w:sz w:val="22"/>
                                <w:szCs w:val="22"/>
                              </w:rPr>
                              <w:t xml:space="preserve">, </w:t>
                            </w:r>
                            <w:del w:id="27" w:author="Tom N" w:date="2019-08-03T11:19:00Z">
                              <w:r w:rsidRPr="003048BF" w:rsidDel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delText>Market</w:delText>
                              </w:r>
                            </w:del>
                            <w:ins w:id="28" w:author="Tom N" w:date="2019-08-03T11:19:00Z">
                              <w:r w:rsidR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>USA &amp; Canada</w:t>
                              </w:r>
                            </w:ins>
                            <w:r w:rsidRPr="003048BF">
                              <w:rPr>
                                <w:rFonts w:cs="Arial"/>
                                <w:bCs/>
                                <w:iCs/>
                                <w:sz w:val="22"/>
                                <w:szCs w:val="22"/>
                              </w:rPr>
                              <w:t>/</w:t>
                            </w:r>
                            <w:ins w:id="29" w:author="Tom N" w:date="2019-08-03T11:19:00Z">
                              <w:r w:rsidR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 xml:space="preserve"> E-Commerce</w:t>
                              </w:r>
                            </w:ins>
                            <w:del w:id="30" w:author="Tom N" w:date="2019-08-03T11:19:00Z">
                              <w:r w:rsidRPr="003048BF" w:rsidDel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delText>location</w:delText>
                              </w:r>
                            </w:del>
                          </w:p>
                          <w:p w14:paraId="3F7AEDB8" w14:textId="3C18FEEF" w:rsidR="000A62B6" w:rsidRPr="003048BF" w:rsidRDefault="000A62B6" w:rsidP="000A62B6">
                            <w:pPr>
                              <w:numPr>
                                <w:ilvl w:val="0"/>
                                <w:numId w:val="21"/>
                              </w:numPr>
                              <w:tabs>
                                <w:tab w:val="clear" w:pos="720"/>
                              </w:tabs>
                              <w:spacing w:line="240" w:lineRule="exact"/>
                              <w:ind w:left="180" w:hanging="180"/>
                              <w:rPr>
                                <w:rFonts w:cs="Arial"/>
                                <w:iCs/>
                                <w:sz w:val="22"/>
                                <w:szCs w:val="22"/>
                              </w:rPr>
                            </w:pPr>
                            <w:del w:id="31" w:author="Tom N" w:date="2019-08-03T11:15:00Z">
                              <w:r w:rsidRPr="003048BF" w:rsidDel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delText>Name</w:delText>
                              </w:r>
                            </w:del>
                            <w:proofErr w:type="spellStart"/>
                            <w:ins w:id="32" w:author="Tom N" w:date="2019-08-03T11:15:00Z">
                              <w:r w:rsidR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>LSDream</w:t>
                              </w:r>
                            </w:ins>
                            <w:proofErr w:type="spellEnd"/>
                            <w:r w:rsidRPr="003048BF">
                              <w:rPr>
                                <w:rFonts w:cs="Arial"/>
                                <w:bCs/>
                                <w:iCs/>
                                <w:sz w:val="22"/>
                                <w:szCs w:val="22"/>
                              </w:rPr>
                              <w:t xml:space="preserve">, </w:t>
                            </w:r>
                            <w:del w:id="33" w:author="Tom N" w:date="2019-08-03T11:19:00Z">
                              <w:r w:rsidRPr="003048BF" w:rsidDel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delText>Market</w:delText>
                              </w:r>
                            </w:del>
                            <w:ins w:id="34" w:author="Tom N" w:date="2019-08-03T11:19:00Z">
                              <w:r w:rsidR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 xml:space="preserve">USA </w:t>
                              </w:r>
                            </w:ins>
                            <w:r w:rsidRPr="003048BF">
                              <w:rPr>
                                <w:rFonts w:cs="Arial"/>
                                <w:bCs/>
                                <w:iCs/>
                                <w:sz w:val="22"/>
                                <w:szCs w:val="22"/>
                              </w:rPr>
                              <w:t>/</w:t>
                            </w:r>
                            <w:del w:id="35" w:author="Tom N" w:date="2019-08-03T11:19:00Z">
                              <w:r w:rsidRPr="003048BF" w:rsidDel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delText>location</w:delText>
                              </w:r>
                            </w:del>
                            <w:ins w:id="36" w:author="Tom N" w:date="2019-08-03T11:19:00Z">
                              <w:r w:rsidR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>E-Commerce</w:t>
                              </w:r>
                            </w:ins>
                          </w:p>
                          <w:p w14:paraId="69FE7F03" w14:textId="4686E105" w:rsidR="000A62B6" w:rsidRPr="003048BF" w:rsidRDefault="000A62B6" w:rsidP="000A62B6">
                            <w:pPr>
                              <w:numPr>
                                <w:ilvl w:val="0"/>
                                <w:numId w:val="21"/>
                              </w:numPr>
                              <w:tabs>
                                <w:tab w:val="clear" w:pos="720"/>
                              </w:tabs>
                              <w:spacing w:line="240" w:lineRule="exact"/>
                              <w:ind w:left="180" w:hanging="180"/>
                              <w:rPr>
                                <w:rFonts w:cs="Arial"/>
                                <w:iCs/>
                                <w:sz w:val="22"/>
                                <w:szCs w:val="22"/>
                              </w:rPr>
                            </w:pPr>
                            <w:del w:id="37" w:author="Tom N" w:date="2019-08-03T11:15:00Z">
                              <w:r w:rsidRPr="003048BF" w:rsidDel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delText>Name</w:delText>
                              </w:r>
                            </w:del>
                            <w:ins w:id="38" w:author="Tom N" w:date="2019-08-03T11:15:00Z">
                              <w:r w:rsidR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 xml:space="preserve">Bear </w:t>
                              </w:r>
                              <w:proofErr w:type="spellStart"/>
                              <w:r w:rsidR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>Grillz</w:t>
                              </w:r>
                            </w:ins>
                            <w:proofErr w:type="spellEnd"/>
                            <w:r w:rsidRPr="003048BF">
                              <w:rPr>
                                <w:rFonts w:cs="Arial"/>
                                <w:bCs/>
                                <w:iCs/>
                                <w:sz w:val="22"/>
                                <w:szCs w:val="22"/>
                              </w:rPr>
                              <w:t xml:space="preserve">, </w:t>
                            </w:r>
                            <w:del w:id="39" w:author="Tom N" w:date="2019-08-03T11:20:00Z">
                              <w:r w:rsidRPr="003048BF" w:rsidDel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delText>Market</w:delText>
                              </w:r>
                            </w:del>
                            <w:ins w:id="40" w:author="Tom N" w:date="2019-08-03T11:20:00Z">
                              <w:r w:rsidR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 xml:space="preserve">USA </w:t>
                              </w:r>
                            </w:ins>
                            <w:r w:rsidRPr="003048BF">
                              <w:rPr>
                                <w:rFonts w:cs="Arial"/>
                                <w:bCs/>
                                <w:iCs/>
                                <w:sz w:val="22"/>
                                <w:szCs w:val="22"/>
                              </w:rPr>
                              <w:t>/</w:t>
                            </w:r>
                            <w:del w:id="41" w:author="Tom N" w:date="2019-08-03T11:20:00Z">
                              <w:r w:rsidRPr="003048BF" w:rsidDel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delText>location</w:delText>
                              </w:r>
                            </w:del>
                            <w:ins w:id="42" w:author="Tom N" w:date="2019-08-03T11:20:00Z">
                              <w:r w:rsidR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>E-Commerce</w:t>
                              </w:r>
                            </w:ins>
                          </w:p>
                          <w:p w14:paraId="635B87C1" w14:textId="77777777" w:rsidR="005861E4" w:rsidRPr="003048BF" w:rsidRDefault="005861E4">
                            <w:pPr>
                              <w:pStyle w:val="BalloonText"/>
                              <w:spacing w:line="240" w:lineRule="exact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  <w:p w14:paraId="4973E602" w14:textId="77777777" w:rsidR="005861E4" w:rsidRPr="003048BF" w:rsidRDefault="005861E4">
                            <w:pPr>
                              <w:pStyle w:val="Heading2"/>
                              <w:spacing w:line="240" w:lineRule="exact"/>
                              <w:rPr>
                                <w:rFonts w:cs="Arial"/>
                                <w:b/>
                                <w:bCs/>
                                <w:i w:val="0"/>
                                <w:iCs/>
                                <w:sz w:val="22"/>
                                <w:szCs w:val="22"/>
                              </w:rPr>
                            </w:pPr>
                            <w:r w:rsidRPr="003048BF">
                              <w:rPr>
                                <w:rFonts w:cs="Arial"/>
                                <w:b/>
                                <w:bCs/>
                                <w:i w:val="0"/>
                                <w:iCs/>
                                <w:sz w:val="22"/>
                                <w:szCs w:val="22"/>
                              </w:rPr>
                              <w:t xml:space="preserve">Particulars: </w:t>
                            </w:r>
                          </w:p>
                          <w:p w14:paraId="7E4BADF8" w14:textId="765927FF" w:rsidR="004743E8" w:rsidRPr="003048BF" w:rsidRDefault="004743E8" w:rsidP="004743E8">
                            <w:pPr>
                              <w:numPr>
                                <w:ilvl w:val="1"/>
                                <w:numId w:val="21"/>
                              </w:numPr>
                              <w:tabs>
                                <w:tab w:val="clear" w:pos="1440"/>
                              </w:tabs>
                              <w:spacing w:line="240" w:lineRule="exact"/>
                              <w:ind w:left="180" w:hanging="180"/>
                              <w:rPr>
                                <w:rFonts w:cs="Arial"/>
                                <w:bCs/>
                                <w:iCs/>
                                <w:sz w:val="22"/>
                                <w:szCs w:val="22"/>
                              </w:rPr>
                            </w:pPr>
                            <w:r w:rsidRPr="003048BF">
                              <w:rPr>
                                <w:rFonts w:cs="Arial"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Organization</w:t>
                            </w:r>
                            <w:r w:rsidRPr="003048BF">
                              <w:rPr>
                                <w:rFonts w:cs="Arial"/>
                                <w:bCs/>
                                <w:iCs/>
                                <w:sz w:val="22"/>
                                <w:szCs w:val="22"/>
                              </w:rPr>
                              <w:t xml:space="preserve">: </w:t>
                            </w:r>
                            <w:del w:id="43" w:author="Tom N" w:date="2019-08-03T11:15:00Z">
                              <w:r w:rsidRPr="003048BF" w:rsidDel="007D21E6">
                                <w:rPr>
                                  <w:rFonts w:cs="Arial"/>
                                  <w:bCs/>
                                  <w:i/>
                                  <w:sz w:val="22"/>
                                  <w:szCs w:val="22"/>
                                </w:rPr>
                                <w:delText>Name</w:delText>
                              </w:r>
                            </w:del>
                            <w:ins w:id="44" w:author="Tom N" w:date="2019-08-03T11:15:00Z">
                              <w:r w:rsidR="007D21E6">
                                <w:rPr>
                                  <w:rFonts w:cs="Arial"/>
                                  <w:bCs/>
                                  <w:i/>
                                  <w:sz w:val="22"/>
                                  <w:szCs w:val="22"/>
                                </w:rPr>
                                <w:t xml:space="preserve">MyHydrationPack </w:t>
                              </w:r>
                              <w:proofErr w:type="spellStart"/>
                              <w:r w:rsidR="007D21E6">
                                <w:rPr>
                                  <w:rFonts w:cs="Arial"/>
                                  <w:bCs/>
                                  <w:i/>
                                  <w:sz w:val="22"/>
                                  <w:szCs w:val="22"/>
                                </w:rPr>
                                <w:t>LLC</w:t>
                              </w:r>
                            </w:ins>
                            <w:del w:id="45" w:author="Tom N" w:date="2019-08-03T11:15:00Z">
                              <w:r w:rsidRPr="003048BF" w:rsidDel="007D21E6">
                                <w:rPr>
                                  <w:rFonts w:cs="Arial"/>
                                  <w:bCs/>
                                  <w:i/>
                                  <w:sz w:val="22"/>
                                  <w:szCs w:val="22"/>
                                </w:rPr>
                                <w:delText>, Legal entity</w:delText>
                              </w:r>
                            </w:del>
                          </w:p>
                          <w:p w14:paraId="385DFBBB" w14:textId="478664C1" w:rsidR="000A62B6" w:rsidRPr="003048BF" w:rsidRDefault="005861E4">
                            <w:pPr>
                              <w:pStyle w:val="Heading2"/>
                              <w:numPr>
                                <w:ilvl w:val="1"/>
                                <w:numId w:val="21"/>
                              </w:numPr>
                              <w:tabs>
                                <w:tab w:val="clear" w:pos="1440"/>
                              </w:tabs>
                              <w:spacing w:line="240" w:lineRule="exact"/>
                              <w:ind w:left="180" w:hanging="180"/>
                              <w:rPr>
                                <w:rFonts w:cs="Arial"/>
                                <w:bCs/>
                                <w:iCs/>
                                <w:sz w:val="22"/>
                                <w:szCs w:val="22"/>
                              </w:rPr>
                            </w:pPr>
                            <w:proofErr w:type="spellEnd"/>
                            <w:r w:rsidRPr="003048BF">
                              <w:rPr>
                                <w:rFonts w:cs="Arial"/>
                                <w:bCs/>
                                <w:iCs/>
                                <w:sz w:val="22"/>
                                <w:szCs w:val="22"/>
                              </w:rPr>
                              <w:t>Bank</w:t>
                            </w:r>
                            <w:r w:rsidR="00972488" w:rsidRPr="003048BF">
                              <w:rPr>
                                <w:rFonts w:cs="Arial"/>
                                <w:bCs/>
                                <w:iCs/>
                                <w:sz w:val="22"/>
                                <w:szCs w:val="22"/>
                              </w:rPr>
                              <w:t xml:space="preserve">: </w:t>
                            </w:r>
                            <w:del w:id="46" w:author="Tom N" w:date="2019-08-03T11:15:00Z">
                              <w:r w:rsidR="00972488" w:rsidRPr="003048BF" w:rsidDel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delText>Name</w:delText>
                              </w:r>
                            </w:del>
                            <w:proofErr w:type="spellStart"/>
                            <w:ins w:id="47" w:author="Tom N" w:date="2019-08-03T11:15:00Z">
                              <w:r w:rsidR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>Azlo</w:t>
                              </w:r>
                            </w:ins>
                            <w:proofErr w:type="spellEnd"/>
                          </w:p>
                          <w:p w14:paraId="088EF97F" w14:textId="0F578C03" w:rsidR="000A62B6" w:rsidRPr="003048BF" w:rsidRDefault="005861E4">
                            <w:pPr>
                              <w:pStyle w:val="Heading2"/>
                              <w:numPr>
                                <w:ilvl w:val="1"/>
                                <w:numId w:val="21"/>
                              </w:numPr>
                              <w:tabs>
                                <w:tab w:val="clear" w:pos="1440"/>
                              </w:tabs>
                              <w:spacing w:line="240" w:lineRule="exact"/>
                              <w:ind w:left="180" w:hanging="180"/>
                              <w:rPr>
                                <w:rFonts w:cs="Arial"/>
                                <w:bCs/>
                                <w:i w:val="0"/>
                                <w:iCs/>
                                <w:sz w:val="22"/>
                                <w:szCs w:val="22"/>
                              </w:rPr>
                            </w:pPr>
                            <w:r w:rsidRPr="003048BF">
                              <w:rPr>
                                <w:rFonts w:cs="Arial"/>
                                <w:bCs/>
                                <w:iCs/>
                                <w:sz w:val="22"/>
                                <w:szCs w:val="22"/>
                              </w:rPr>
                              <w:t>Law Firm</w:t>
                            </w:r>
                            <w:r w:rsidR="00972488" w:rsidRPr="003048BF">
                              <w:rPr>
                                <w:rFonts w:cs="Arial"/>
                                <w:bCs/>
                                <w:i w:val="0"/>
                                <w:iCs/>
                                <w:sz w:val="22"/>
                                <w:szCs w:val="22"/>
                              </w:rPr>
                              <w:t xml:space="preserve">: </w:t>
                            </w:r>
                            <w:del w:id="48" w:author="Tom N" w:date="2019-08-03T11:16:00Z">
                              <w:r w:rsidR="00972488" w:rsidRPr="003048BF" w:rsidDel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delText>Name</w:delText>
                              </w:r>
                            </w:del>
                            <w:ins w:id="49" w:author="Tom N" w:date="2019-08-03T11:16:00Z">
                              <w:r w:rsidR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 xml:space="preserve">Lippitt O’Keefe </w:t>
                              </w:r>
                              <w:proofErr w:type="spellStart"/>
                              <w:r w:rsidR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>Gornbein</w:t>
                              </w:r>
                              <w:proofErr w:type="spellEnd"/>
                              <w:r w:rsidR="007D21E6">
                                <w:rPr>
                                  <w:rFonts w:cs="Arial"/>
                                  <w:bCs/>
                                  <w:iCs/>
                                  <w:sz w:val="22"/>
                                  <w:szCs w:val="22"/>
                                </w:rPr>
                                <w:t>, PLLC</w:t>
                              </w:r>
                            </w:ins>
                          </w:p>
                          <w:p w14:paraId="70063854" w14:textId="77777777" w:rsidR="005861E4" w:rsidRPr="003048BF" w:rsidRDefault="005861E4">
                            <w:pPr>
                              <w:pStyle w:val="Heading2"/>
                              <w:numPr>
                                <w:ilvl w:val="1"/>
                                <w:numId w:val="21"/>
                              </w:numPr>
                              <w:tabs>
                                <w:tab w:val="clear" w:pos="1440"/>
                              </w:tabs>
                              <w:spacing w:line="240" w:lineRule="exact"/>
                              <w:ind w:left="180" w:hanging="180"/>
                              <w:rPr>
                                <w:rFonts w:cs="Arial"/>
                                <w:bCs/>
                                <w:i w:val="0"/>
                                <w:iCs/>
                                <w:sz w:val="22"/>
                                <w:szCs w:val="22"/>
                              </w:rPr>
                            </w:pPr>
                            <w:r w:rsidRPr="003048BF">
                              <w:rPr>
                                <w:rFonts w:cs="Arial"/>
                                <w:bCs/>
                                <w:iCs/>
                                <w:sz w:val="22"/>
                                <w:szCs w:val="22"/>
                              </w:rPr>
                              <w:t>Accounting Firm</w:t>
                            </w:r>
                            <w:r w:rsidRPr="003048BF">
                              <w:rPr>
                                <w:rFonts w:cs="Arial"/>
                                <w:bCs/>
                                <w:i w:val="0"/>
                                <w:iCs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972488" w:rsidRPr="003048BF">
                              <w:rPr>
                                <w:rFonts w:cs="Arial"/>
                                <w:bCs/>
                                <w:iCs/>
                                <w:sz w:val="22"/>
                                <w:szCs w:val="22"/>
                              </w:rPr>
                              <w:t>Name</w:t>
                            </w:r>
                          </w:p>
                          <w:p w14:paraId="39ABDB63" w14:textId="1E263408" w:rsidR="005861E4" w:rsidRPr="003048BF" w:rsidRDefault="005861E4">
                            <w:pPr>
                              <w:pStyle w:val="BalloonText"/>
                              <w:numPr>
                                <w:ilvl w:val="1"/>
                                <w:numId w:val="21"/>
                              </w:numPr>
                              <w:tabs>
                                <w:tab w:val="clear" w:pos="1440"/>
                              </w:tabs>
                              <w:spacing w:line="240" w:lineRule="exact"/>
                              <w:ind w:left="180" w:hanging="180"/>
                              <w:rPr>
                                <w:rFonts w:ascii="Arial" w:hAnsi="Arial" w:cs="Arial"/>
                                <w:bCs/>
                                <w:iCs/>
                                <w:sz w:val="22"/>
                                <w:szCs w:val="22"/>
                              </w:rPr>
                            </w:pPr>
                            <w:r w:rsidRPr="003048BF"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Stage:</w:t>
                            </w:r>
                            <w:r w:rsidRPr="003048BF">
                              <w:rPr>
                                <w:rFonts w:ascii="Arial" w:hAnsi="Arial" w:cs="Arial"/>
                                <w:bCs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del w:id="50" w:author="Tom N" w:date="2019-08-03T11:16:00Z">
                              <w:r w:rsidR="000A62B6" w:rsidRPr="003048BF" w:rsidDel="007D21E6">
                                <w:rPr>
                                  <w:rFonts w:ascii="Arial" w:hAnsi="Arial" w:cs="Arial"/>
                                  <w:bCs/>
                                  <w:sz w:val="22"/>
                                  <w:szCs w:val="22"/>
                                </w:rPr>
                                <w:delText>Investmen</w:delText>
                              </w:r>
                              <w:r w:rsidR="000A62B6" w:rsidRPr="003048BF" w:rsidDel="007D21E6">
                                <w:rPr>
                                  <w:rFonts w:ascii="Arial" w:hAnsi="Arial" w:cs="Arial"/>
                                  <w:bCs/>
                                  <w:i/>
                                  <w:sz w:val="22"/>
                                  <w:szCs w:val="22"/>
                                </w:rPr>
                                <w:delText>t Stage</w:delText>
                              </w:r>
                            </w:del>
                            <w:ins w:id="51" w:author="Tom N" w:date="2019-08-03T11:16:00Z">
                              <w:r w:rsidR="007D21E6">
                                <w:rPr>
                                  <w:rFonts w:ascii="Arial" w:hAnsi="Arial" w:cs="Arial"/>
                                  <w:bCs/>
                                  <w:sz w:val="22"/>
                                  <w:szCs w:val="22"/>
                                </w:rPr>
                                <w:t>Pre-seed</w:t>
                              </w:r>
                            </w:ins>
                          </w:p>
                          <w:p w14:paraId="110C3BF6" w14:textId="77777777" w:rsidR="005861E4" w:rsidRPr="003048BF" w:rsidRDefault="005861E4">
                            <w:pPr>
                              <w:numPr>
                                <w:ilvl w:val="1"/>
                                <w:numId w:val="21"/>
                              </w:numPr>
                              <w:tabs>
                                <w:tab w:val="clear" w:pos="1440"/>
                              </w:tabs>
                              <w:spacing w:line="240" w:lineRule="exact"/>
                              <w:ind w:left="180" w:hanging="180"/>
                              <w:rPr>
                                <w:rFonts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3048BF">
                              <w:rPr>
                                <w:rFonts w:cs="Arial"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Current Annual Rev</w:t>
                            </w:r>
                            <w:r w:rsidRPr="003048BF">
                              <w:rPr>
                                <w:rFonts w:cs="Arial"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e</w:t>
                            </w:r>
                            <w:r w:rsidRPr="003048BF">
                              <w:rPr>
                                <w:rFonts w:cs="Arial"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nue</w:t>
                            </w:r>
                            <w:r w:rsidRPr="003048BF">
                              <w:rPr>
                                <w:rFonts w:cs="Arial"/>
                                <w:bCs/>
                                <w:iCs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0A62B6" w:rsidRPr="003048BF">
                              <w:rPr>
                                <w:rFonts w:cs="Arial"/>
                                <w:bCs/>
                                <w:i/>
                                <w:sz w:val="22"/>
                                <w:szCs w:val="22"/>
                              </w:rPr>
                              <w:t>$_____</w:t>
                            </w:r>
                          </w:p>
                          <w:p w14:paraId="1D64FB6D" w14:textId="77777777" w:rsidR="005861E4" w:rsidRPr="003048BF" w:rsidRDefault="005861E4">
                            <w:pPr>
                              <w:pStyle w:val="Heading2"/>
                              <w:spacing w:line="240" w:lineRule="exact"/>
                              <w:rPr>
                                <w:rFonts w:cs="Arial"/>
                                <w:i w:val="0"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  <w:p w14:paraId="460E3AC5" w14:textId="77777777" w:rsidR="005861E4" w:rsidRPr="003048BF" w:rsidRDefault="005861E4">
                            <w:pPr>
                              <w:spacing w:line="240" w:lineRule="exact"/>
                              <w:rPr>
                                <w:rFonts w:cs="Arial"/>
                                <w:b/>
                                <w:iCs/>
                                <w:sz w:val="22"/>
                                <w:szCs w:val="22"/>
                              </w:rPr>
                            </w:pPr>
                            <w:r w:rsidRPr="003048BF">
                              <w:rPr>
                                <w:rFonts w:cs="Arial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  <w:t>Current Investors:</w:t>
                            </w:r>
                          </w:p>
                          <w:p w14:paraId="2AF17DEC" w14:textId="77777777" w:rsidR="005861E4" w:rsidRPr="003048BF" w:rsidRDefault="005861E4">
                            <w:pPr>
                              <w:spacing w:line="240" w:lineRule="exact"/>
                              <w:rPr>
                                <w:rFonts w:cs="Arial"/>
                                <w:i/>
                                <w:sz w:val="22"/>
                                <w:szCs w:val="22"/>
                              </w:rPr>
                            </w:pPr>
                            <w:r w:rsidRPr="003048BF">
                              <w:rPr>
                                <w:rFonts w:cs="Arial"/>
                                <w:bCs/>
                                <w:i/>
                                <w:sz w:val="22"/>
                                <w:szCs w:val="22"/>
                              </w:rPr>
                              <w:t>$</w:t>
                            </w:r>
                            <w:r w:rsidR="000A62B6" w:rsidRPr="003048BF">
                              <w:rPr>
                                <w:rFonts w:cs="Arial"/>
                                <w:i/>
                                <w:sz w:val="22"/>
                                <w:szCs w:val="22"/>
                              </w:rPr>
                              <w:t>__________ (source)</w:t>
                            </w:r>
                          </w:p>
                          <w:p w14:paraId="0D787EDC" w14:textId="77777777" w:rsidR="005861E4" w:rsidRPr="003048BF" w:rsidRDefault="005861E4">
                            <w:pPr>
                              <w:pStyle w:val="Heading2"/>
                              <w:spacing w:line="240" w:lineRule="exact"/>
                              <w:rPr>
                                <w:rFonts w:cs="Arial"/>
                                <w:i w:val="0"/>
                                <w:iCs/>
                                <w:sz w:val="22"/>
                                <w:szCs w:val="22"/>
                              </w:rPr>
                            </w:pPr>
                            <w:r w:rsidRPr="003048BF">
                              <w:rPr>
                                <w:rFonts w:cs="Arial"/>
                                <w:i w:val="0"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62A77345" w14:textId="77777777" w:rsidR="005861E4" w:rsidRPr="003048BF" w:rsidRDefault="005861E4">
                            <w:pPr>
                              <w:pStyle w:val="BalloonText"/>
                              <w:spacing w:line="240" w:lineRule="exact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048BF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Investment Sought: </w:t>
                            </w:r>
                          </w:p>
                          <w:p w14:paraId="4CFE047E" w14:textId="77777777" w:rsidR="005861E4" w:rsidRPr="003048BF" w:rsidRDefault="005861E4">
                            <w:pPr>
                              <w:pStyle w:val="Header"/>
                              <w:tabs>
                                <w:tab w:val="clear" w:pos="4320"/>
                                <w:tab w:val="clear" w:pos="8640"/>
                              </w:tabs>
                              <w:spacing w:line="240" w:lineRule="exact"/>
                              <w:rPr>
                                <w:rFonts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3048BF">
                              <w:rPr>
                                <w:rFonts w:cs="Arial"/>
                                <w:i/>
                                <w:sz w:val="22"/>
                                <w:szCs w:val="22"/>
                              </w:rPr>
                              <w:t>$</w:t>
                            </w:r>
                            <w:r w:rsidR="000A62B6" w:rsidRPr="003048BF">
                              <w:rPr>
                                <w:rFonts w:cs="Arial"/>
                                <w:i/>
                                <w:sz w:val="22"/>
                                <w:szCs w:val="22"/>
                              </w:rPr>
                              <w:t>_________</w:t>
                            </w:r>
                            <w:r w:rsidRPr="003048BF">
                              <w:rPr>
                                <w:rFonts w:cs="Arial"/>
                                <w:i/>
                                <w:sz w:val="22"/>
                                <w:szCs w:val="22"/>
                              </w:rPr>
                              <w:t xml:space="preserve"> in equity capital</w:t>
                            </w:r>
                          </w:p>
                          <w:p w14:paraId="47FF3B3A" w14:textId="77777777" w:rsidR="005861E4" w:rsidRPr="003048BF" w:rsidRDefault="005861E4">
                            <w:pPr>
                              <w:pStyle w:val="Header"/>
                              <w:tabs>
                                <w:tab w:val="clear" w:pos="4320"/>
                                <w:tab w:val="clear" w:pos="8640"/>
                              </w:tabs>
                              <w:spacing w:line="240" w:lineRule="exact"/>
                              <w:rPr>
                                <w:rFonts w:cs="Arial"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  <w:p w14:paraId="258FF7AA" w14:textId="77777777" w:rsidR="005861E4" w:rsidRPr="003048BF" w:rsidRDefault="005861E4">
                            <w:pPr>
                              <w:pStyle w:val="Header"/>
                              <w:tabs>
                                <w:tab w:val="clear" w:pos="4320"/>
                                <w:tab w:val="clear" w:pos="8640"/>
                              </w:tabs>
                              <w:spacing w:line="240" w:lineRule="exact"/>
                              <w:rPr>
                                <w:rFonts w:cs="Arial"/>
                                <w:b/>
                                <w:iCs/>
                                <w:sz w:val="22"/>
                                <w:szCs w:val="22"/>
                              </w:rPr>
                            </w:pPr>
                            <w:r w:rsidRPr="003048BF">
                              <w:rPr>
                                <w:rFonts w:cs="Arial"/>
                                <w:b/>
                                <w:iCs/>
                                <w:sz w:val="22"/>
                                <w:szCs w:val="22"/>
                              </w:rPr>
                              <w:t xml:space="preserve">Use of Funds: </w:t>
                            </w:r>
                          </w:p>
                          <w:p w14:paraId="1F1CF533" w14:textId="6C978064" w:rsidR="005861E4" w:rsidRPr="003048BF" w:rsidRDefault="00972488" w:rsidP="00972488">
                            <w:pPr>
                              <w:pStyle w:val="Header"/>
                              <w:numPr>
                                <w:ilvl w:val="0"/>
                                <w:numId w:val="26"/>
                              </w:numPr>
                              <w:tabs>
                                <w:tab w:val="clear" w:pos="1008"/>
                                <w:tab w:val="clear" w:pos="4320"/>
                                <w:tab w:val="clear" w:pos="8640"/>
                                <w:tab w:val="num" w:pos="180"/>
                              </w:tabs>
                              <w:ind w:left="180" w:hanging="180"/>
                              <w:rPr>
                                <w:rFonts w:cs="Arial"/>
                                <w:iCs/>
                                <w:sz w:val="22"/>
                                <w:szCs w:val="22"/>
                              </w:rPr>
                            </w:pPr>
                            <w:del w:id="52" w:author="Tom N" w:date="2019-08-03T11:16:00Z">
                              <w:r w:rsidRPr="003048BF" w:rsidDel="007D21E6">
                                <w:rPr>
                                  <w:rFonts w:cs="Arial"/>
                                  <w:iCs/>
                                  <w:sz w:val="22"/>
                                  <w:szCs w:val="22"/>
                                </w:rPr>
                                <w:delText>___________________</w:delText>
                              </w:r>
                            </w:del>
                            <w:ins w:id="53" w:author="Tom N" w:date="2019-08-03T11:16:00Z">
                              <w:r w:rsidR="007D21E6">
                                <w:rPr>
                                  <w:rFonts w:cs="Arial"/>
                                  <w:iCs/>
                                  <w:sz w:val="22"/>
                                  <w:szCs w:val="22"/>
                                </w:rPr>
                                <w:t xml:space="preserve">Marketing </w:t>
                              </w:r>
                            </w:ins>
                            <w:ins w:id="54" w:author="Tom N" w:date="2019-08-03T11:17:00Z">
                              <w:r w:rsidR="007D21E6">
                                <w:rPr>
                                  <w:rFonts w:cs="Arial"/>
                                  <w:iCs/>
                                  <w:sz w:val="22"/>
                                  <w:szCs w:val="22"/>
                                </w:rPr>
                                <w:t>Website</w:t>
                              </w:r>
                            </w:ins>
                          </w:p>
                          <w:p w14:paraId="34F76119" w14:textId="7D541967" w:rsidR="00972488" w:rsidRPr="003048BF" w:rsidRDefault="00972488" w:rsidP="00972488">
                            <w:pPr>
                              <w:pStyle w:val="Header"/>
                              <w:numPr>
                                <w:ilvl w:val="0"/>
                                <w:numId w:val="26"/>
                              </w:numPr>
                              <w:tabs>
                                <w:tab w:val="clear" w:pos="1008"/>
                                <w:tab w:val="clear" w:pos="4320"/>
                                <w:tab w:val="clear" w:pos="8640"/>
                                <w:tab w:val="num" w:pos="180"/>
                              </w:tabs>
                              <w:ind w:left="180" w:hanging="180"/>
                              <w:rPr>
                                <w:rFonts w:cs="Arial"/>
                                <w:iCs/>
                                <w:sz w:val="22"/>
                                <w:szCs w:val="22"/>
                              </w:rPr>
                            </w:pPr>
                            <w:del w:id="55" w:author="Tom N" w:date="2019-08-03T11:17:00Z">
                              <w:r w:rsidRPr="003048BF" w:rsidDel="007D21E6">
                                <w:rPr>
                                  <w:rFonts w:cs="Arial"/>
                                  <w:iCs/>
                                  <w:sz w:val="22"/>
                                  <w:szCs w:val="22"/>
                                </w:rPr>
                                <w:delText>___________________</w:delText>
                              </w:r>
                            </w:del>
                            <w:ins w:id="56" w:author="Tom N" w:date="2019-08-03T11:17:00Z">
                              <w:r w:rsidR="007D21E6">
                                <w:rPr>
                                  <w:rFonts w:cs="Arial"/>
                                  <w:iCs/>
                                  <w:sz w:val="22"/>
                                  <w:szCs w:val="22"/>
                                </w:rPr>
                                <w:t>Marketing</w:t>
                              </w:r>
                            </w:ins>
                          </w:p>
                          <w:p w14:paraId="1154BF12" w14:textId="2DE5FC4E" w:rsidR="00972488" w:rsidRDefault="00972488" w:rsidP="00972488">
                            <w:pPr>
                              <w:pStyle w:val="Header"/>
                              <w:numPr>
                                <w:ilvl w:val="0"/>
                                <w:numId w:val="26"/>
                              </w:numPr>
                              <w:tabs>
                                <w:tab w:val="clear" w:pos="1008"/>
                                <w:tab w:val="clear" w:pos="4320"/>
                                <w:tab w:val="clear" w:pos="8640"/>
                                <w:tab w:val="num" w:pos="180"/>
                              </w:tabs>
                              <w:ind w:left="180" w:hanging="180"/>
                              <w:rPr>
                                <w:rFonts w:cs="Arial"/>
                                <w:iCs/>
                                <w:sz w:val="22"/>
                                <w:szCs w:val="22"/>
                              </w:rPr>
                            </w:pPr>
                            <w:del w:id="57" w:author="Tom N" w:date="2019-08-03T11:17:00Z">
                              <w:r w:rsidRPr="003048BF" w:rsidDel="007D21E6">
                                <w:rPr>
                                  <w:rFonts w:cs="Arial"/>
                                  <w:iCs/>
                                  <w:sz w:val="22"/>
                                  <w:szCs w:val="22"/>
                                </w:rPr>
                                <w:delText>___________________</w:delText>
                              </w:r>
                            </w:del>
                            <w:ins w:id="58" w:author="Tom N" w:date="2019-08-03T11:17:00Z">
                              <w:r w:rsidR="007D21E6">
                                <w:rPr>
                                  <w:rFonts w:cs="Arial"/>
                                  <w:iCs/>
                                  <w:sz w:val="22"/>
                                  <w:szCs w:val="22"/>
                                </w:rPr>
                                <w:t>Patent</w:t>
                              </w:r>
                            </w:ins>
                          </w:p>
                          <w:p w14:paraId="6B0CF7D4" w14:textId="3B5584D6" w:rsidR="007D21E6" w:rsidRPr="003048BF" w:rsidRDefault="007D21E6" w:rsidP="00972488">
                            <w:pPr>
                              <w:pStyle w:val="Header"/>
                              <w:numPr>
                                <w:ilvl w:val="0"/>
                                <w:numId w:val="26"/>
                              </w:numPr>
                              <w:tabs>
                                <w:tab w:val="clear" w:pos="1008"/>
                                <w:tab w:val="clear" w:pos="4320"/>
                                <w:tab w:val="clear" w:pos="8640"/>
                                <w:tab w:val="num" w:pos="180"/>
                              </w:tabs>
                              <w:ind w:left="180" w:hanging="180"/>
                              <w:rPr>
                                <w:rFonts w:cs="Arial"/>
                                <w:iCs/>
                                <w:sz w:val="22"/>
                                <w:szCs w:val="22"/>
                              </w:rPr>
                            </w:pPr>
                            <w:ins w:id="59" w:author="Tom N" w:date="2019-08-03T11:17:00Z">
                              <w:r>
                                <w:rPr>
                                  <w:rFonts w:cs="Arial"/>
                                  <w:iCs/>
                                  <w:sz w:val="22"/>
                                  <w:szCs w:val="22"/>
                                </w:rPr>
                                <w:t>Trademark</w:t>
                              </w:r>
                            </w:ins>
                          </w:p>
                          <w:p w14:paraId="7B32D7D9" w14:textId="77777777" w:rsidR="005861E4" w:rsidRPr="003048BF" w:rsidRDefault="005861E4">
                            <w:pPr>
                              <w:spacing w:line="240" w:lineRule="exact"/>
                              <w:rPr>
                                <w:rFonts w:cs="Arial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  <w:p w14:paraId="688F9684" w14:textId="77777777" w:rsidR="005861E4" w:rsidRPr="003048BF" w:rsidRDefault="005861E4">
                            <w:pPr>
                              <w:spacing w:line="240" w:lineRule="exact"/>
                              <w:rPr>
                                <w:rFonts w:cs="Arial"/>
                                <w:b/>
                                <w:iCs/>
                                <w:sz w:val="22"/>
                                <w:szCs w:val="22"/>
                              </w:rPr>
                            </w:pPr>
                            <w:r w:rsidRPr="003048BF">
                              <w:rPr>
                                <w:rFonts w:cs="Arial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  <w:t>Targeted Launch</w:t>
                            </w:r>
                            <w:r w:rsidR="00972488" w:rsidRPr="003048BF">
                              <w:rPr>
                                <w:rFonts w:cs="Arial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  <w:t>/ Milestones</w:t>
                            </w:r>
                            <w:r w:rsidRPr="003048BF">
                              <w:rPr>
                                <w:rFonts w:cs="Arial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678E3B5D" w14:textId="77777777" w:rsidR="005861E4" w:rsidRPr="003048BF" w:rsidRDefault="005861E4">
                            <w:pPr>
                              <w:pStyle w:val="Header"/>
                              <w:tabs>
                                <w:tab w:val="clear" w:pos="4320"/>
                                <w:tab w:val="clear" w:pos="8640"/>
                              </w:tabs>
                              <w:rPr>
                                <w:rFonts w:cs="Arial"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  <w:p w14:paraId="568850D3" w14:textId="2A9DF38C" w:rsidR="00B607EF" w:rsidRDefault="00B607EF" w:rsidP="00B607EF">
                            <w:pPr>
                              <w:pStyle w:val="Header"/>
                              <w:numPr>
                                <w:ilvl w:val="0"/>
                                <w:numId w:val="26"/>
                              </w:numPr>
                              <w:tabs>
                                <w:tab w:val="clear" w:pos="1008"/>
                                <w:tab w:val="clear" w:pos="4320"/>
                                <w:tab w:val="clear" w:pos="8640"/>
                                <w:tab w:val="num" w:pos="180"/>
                              </w:tabs>
                              <w:ind w:left="180" w:hanging="180"/>
                              <w:rPr>
                                <w:rFonts w:cs="Arial"/>
                                <w:iCs/>
                                <w:sz w:val="22"/>
                                <w:szCs w:val="22"/>
                              </w:rPr>
                            </w:pPr>
                            <w:del w:id="60" w:author="Tom N" w:date="2019-08-03T11:17:00Z">
                              <w:r w:rsidRPr="003048BF" w:rsidDel="007D21E6">
                                <w:rPr>
                                  <w:rFonts w:cs="Arial"/>
                                  <w:iCs/>
                                  <w:sz w:val="22"/>
                                  <w:szCs w:val="22"/>
                                </w:rPr>
                                <w:delText>___________________</w:delText>
                              </w:r>
                            </w:del>
                            <w:ins w:id="61" w:author="Tom N" w:date="2019-08-03T11:17:00Z">
                              <w:r w:rsidR="007D21E6">
                                <w:rPr>
                                  <w:rFonts w:cs="Arial"/>
                                  <w:iCs/>
                                  <w:sz w:val="22"/>
                                  <w:szCs w:val="22"/>
                                </w:rPr>
                                <w:t>8/</w:t>
                              </w:r>
                            </w:ins>
                            <w:ins w:id="62" w:author="Tom N" w:date="2019-08-03T11:35:00Z">
                              <w:r w:rsidR="00F437CD">
                                <w:rPr>
                                  <w:rFonts w:cs="Arial"/>
                                  <w:iCs/>
                                  <w:sz w:val="22"/>
                                  <w:szCs w:val="22"/>
                                </w:rPr>
                                <w:t>8</w:t>
                              </w:r>
                            </w:ins>
                            <w:ins w:id="63" w:author="Tom N" w:date="2019-08-03T11:34:00Z">
                              <w:r w:rsidR="00F437CD">
                                <w:rPr>
                                  <w:rFonts w:cs="Arial"/>
                                  <w:iCs/>
                                  <w:sz w:val="22"/>
                                  <w:szCs w:val="22"/>
                                </w:rPr>
                                <w:t xml:space="preserve">/19 – </w:t>
                              </w:r>
                            </w:ins>
                            <w:ins w:id="64" w:author="Tom N" w:date="2019-08-03T11:35:00Z">
                              <w:r w:rsidR="00F437CD">
                                <w:rPr>
                                  <w:rFonts w:cs="Arial"/>
                                  <w:iCs/>
                                  <w:sz w:val="22"/>
                                  <w:szCs w:val="22"/>
                                </w:rPr>
                                <w:t>Digital Pack Landing Page Sign Up</w:t>
                              </w:r>
                            </w:ins>
                          </w:p>
                          <w:p w14:paraId="18BA7071" w14:textId="2EA73600" w:rsidR="00F437CD" w:rsidRPr="003048BF" w:rsidRDefault="00F437CD" w:rsidP="00B607EF">
                            <w:pPr>
                              <w:pStyle w:val="Header"/>
                              <w:numPr>
                                <w:ilvl w:val="0"/>
                                <w:numId w:val="26"/>
                              </w:numPr>
                              <w:tabs>
                                <w:tab w:val="clear" w:pos="1008"/>
                                <w:tab w:val="clear" w:pos="4320"/>
                                <w:tab w:val="clear" w:pos="8640"/>
                                <w:tab w:val="num" w:pos="180"/>
                              </w:tabs>
                              <w:ind w:left="180" w:hanging="180"/>
                              <w:rPr>
                                <w:rFonts w:cs="Arial"/>
                                <w:iCs/>
                                <w:sz w:val="22"/>
                                <w:szCs w:val="22"/>
                              </w:rPr>
                            </w:pPr>
                            <w:ins w:id="65" w:author="Tom N" w:date="2019-08-03T11:35:00Z">
                              <w:r>
                                <w:rPr>
                                  <w:rFonts w:cs="Arial"/>
                                  <w:iCs/>
                                  <w:sz w:val="22"/>
                                  <w:szCs w:val="22"/>
                                </w:rPr>
                                <w:t>8/</w:t>
                              </w:r>
                            </w:ins>
                            <w:ins w:id="66" w:author="Tom N" w:date="2019-08-03T11:36:00Z">
                              <w:r>
                                <w:rPr>
                                  <w:rFonts w:cs="Arial"/>
                                  <w:iCs/>
                                  <w:sz w:val="22"/>
                                  <w:szCs w:val="22"/>
                                </w:rPr>
                                <w:t>7</w:t>
                              </w:r>
                            </w:ins>
                            <w:ins w:id="67" w:author="Tom N" w:date="2019-08-03T11:35:00Z">
                              <w:r>
                                <w:rPr>
                                  <w:rFonts w:cs="Arial"/>
                                  <w:iCs/>
                                  <w:sz w:val="22"/>
                                  <w:szCs w:val="22"/>
                                </w:rPr>
                                <w:t xml:space="preserve">/19 </w:t>
                              </w:r>
                            </w:ins>
                            <w:ins w:id="68" w:author="Tom N" w:date="2019-08-03T11:36:00Z">
                              <w:r>
                                <w:rPr>
                                  <w:rFonts w:cs="Arial"/>
                                  <w:iCs/>
                                  <w:sz w:val="22"/>
                                  <w:szCs w:val="22"/>
                                </w:rPr>
                                <w:t>–</w:t>
                              </w:r>
                            </w:ins>
                            <w:ins w:id="69" w:author="Tom N" w:date="2019-08-03T11:35:00Z">
                              <w:r>
                                <w:rPr>
                                  <w:rFonts w:cs="Arial"/>
                                  <w:iCs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ins>
                            <w:ins w:id="70" w:author="Tom N" w:date="2019-08-03T11:36:00Z">
                              <w:r>
                                <w:rPr>
                                  <w:rFonts w:cs="Arial"/>
                                  <w:iCs/>
                                  <w:sz w:val="22"/>
                                  <w:szCs w:val="22"/>
                                </w:rPr>
                                <w:t>Rebrand Landing Page Launch</w:t>
                              </w:r>
                            </w:ins>
                          </w:p>
                          <w:p w14:paraId="46919A06" w14:textId="77777777" w:rsidR="00B607EF" w:rsidRPr="003048BF" w:rsidRDefault="00B607EF" w:rsidP="00B607EF">
                            <w:pPr>
                              <w:pStyle w:val="Header"/>
                              <w:numPr>
                                <w:ilvl w:val="0"/>
                                <w:numId w:val="26"/>
                              </w:numPr>
                              <w:tabs>
                                <w:tab w:val="clear" w:pos="1008"/>
                                <w:tab w:val="clear" w:pos="4320"/>
                                <w:tab w:val="clear" w:pos="8640"/>
                                <w:tab w:val="num" w:pos="180"/>
                              </w:tabs>
                              <w:ind w:left="180" w:hanging="180"/>
                              <w:rPr>
                                <w:rFonts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3048BF">
                              <w:rPr>
                                <w:rFonts w:cs="Arial"/>
                                <w:iCs/>
                                <w:sz w:val="22"/>
                                <w:szCs w:val="22"/>
                              </w:rPr>
                              <w:t>___________________</w:t>
                            </w:r>
                          </w:p>
                          <w:p w14:paraId="5ACEBD2F" w14:textId="77777777" w:rsidR="00B607EF" w:rsidRPr="003048BF" w:rsidRDefault="00B607EF" w:rsidP="00B607EF">
                            <w:pPr>
                              <w:pStyle w:val="Header"/>
                              <w:numPr>
                                <w:ilvl w:val="0"/>
                                <w:numId w:val="26"/>
                              </w:numPr>
                              <w:tabs>
                                <w:tab w:val="clear" w:pos="1008"/>
                                <w:tab w:val="clear" w:pos="4320"/>
                                <w:tab w:val="clear" w:pos="8640"/>
                                <w:tab w:val="num" w:pos="180"/>
                              </w:tabs>
                              <w:ind w:left="180" w:hanging="180"/>
                              <w:rPr>
                                <w:rFonts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3048BF">
                              <w:rPr>
                                <w:rFonts w:cs="Arial"/>
                                <w:iCs/>
                                <w:sz w:val="22"/>
                                <w:szCs w:val="22"/>
                              </w:rPr>
                              <w:t>___________________</w:t>
                            </w:r>
                          </w:p>
                          <w:p w14:paraId="483C8838" w14:textId="77777777" w:rsidR="005861E4" w:rsidRPr="00C94AF3" w:rsidRDefault="005861E4">
                            <w:pPr>
                              <w:pStyle w:val="Header"/>
                              <w:tabs>
                                <w:tab w:val="clear" w:pos="4320"/>
                                <w:tab w:val="clear" w:pos="8640"/>
                              </w:tabs>
                              <w:rPr>
                                <w:rFonts w:cs="Arial"/>
                                <w:iCs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B941A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1.35pt;margin-top:5.15pt;width:180pt;height:68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" fillcolor="#e2eaee" strokeweight=".5pt">
                <v:textbox>
                  <w:txbxContent>
                    <w:p w14:paraId="0D742F14" w14:textId="77777777" w:rsidR="005861E4" w:rsidRPr="003048BF" w:rsidRDefault="005861E4">
                      <w:pPr>
                        <w:spacing w:line="240" w:lineRule="exact"/>
                        <w:rPr>
                          <w:rFonts w:cs="Arial"/>
                          <w:b/>
                          <w:bCs/>
                          <w:iCs/>
                          <w:sz w:val="22"/>
                          <w:szCs w:val="22"/>
                        </w:rPr>
                      </w:pPr>
                      <w:r w:rsidRPr="003048BF">
                        <w:rPr>
                          <w:rFonts w:cs="Arial"/>
                          <w:b/>
                          <w:bCs/>
                          <w:iCs/>
                          <w:sz w:val="22"/>
                          <w:szCs w:val="22"/>
                        </w:rPr>
                        <w:t>Operating Team</w:t>
                      </w:r>
                    </w:p>
                    <w:p w14:paraId="3D3EBC27" w14:textId="7636A003" w:rsidR="005861E4" w:rsidRPr="003048BF" w:rsidRDefault="000A62B6" w:rsidP="000A62B6">
                      <w:pPr>
                        <w:numPr>
                          <w:ilvl w:val="0"/>
                          <w:numId w:val="25"/>
                        </w:numPr>
                        <w:tabs>
                          <w:tab w:val="clear" w:pos="1008"/>
                          <w:tab w:val="num" w:pos="180"/>
                        </w:tabs>
                        <w:spacing w:line="240" w:lineRule="exact"/>
                        <w:ind w:hanging="1008"/>
                        <w:rPr>
                          <w:rFonts w:cs="Arial"/>
                          <w:b/>
                          <w:bCs/>
                          <w:iCs/>
                          <w:sz w:val="22"/>
                          <w:szCs w:val="22"/>
                        </w:rPr>
                      </w:pPr>
                      <w:del w:id="71" w:author="Tom N" w:date="2019-08-03T11:13:00Z">
                        <w:r w:rsidRPr="003048BF" w:rsidDel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delText>Name</w:delText>
                        </w:r>
                      </w:del>
                      <w:ins w:id="72" w:author="Tom N" w:date="2019-08-03T11:13:00Z">
                        <w:r w:rsidR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>Thomas</w:t>
                        </w:r>
                      </w:ins>
                      <w:ins w:id="73" w:author="Tom N" w:date="2019-08-03T11:14:00Z">
                        <w:r w:rsidR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 xml:space="preserve"> Nalian</w:t>
                        </w:r>
                      </w:ins>
                      <w:r w:rsidRPr="003048BF">
                        <w:rPr>
                          <w:rFonts w:cs="Arial"/>
                          <w:bCs/>
                          <w:iCs/>
                          <w:sz w:val="22"/>
                          <w:szCs w:val="22"/>
                        </w:rPr>
                        <w:t xml:space="preserve">, </w:t>
                      </w:r>
                      <w:del w:id="74" w:author="Tom N" w:date="2019-08-03T11:14:00Z">
                        <w:r w:rsidRPr="003048BF" w:rsidDel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delText>Position</w:delText>
                        </w:r>
                      </w:del>
                      <w:ins w:id="75" w:author="Tom N" w:date="2019-08-03T11:14:00Z">
                        <w:r w:rsidR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>Founder</w:t>
                        </w:r>
                      </w:ins>
                    </w:p>
                    <w:p w14:paraId="2AC4EC40" w14:textId="70DBA5D8" w:rsidR="000A62B6" w:rsidRPr="007D21E6" w:rsidRDefault="000A62B6" w:rsidP="000A62B6">
                      <w:pPr>
                        <w:numPr>
                          <w:ilvl w:val="0"/>
                          <w:numId w:val="25"/>
                        </w:numPr>
                        <w:tabs>
                          <w:tab w:val="clear" w:pos="1008"/>
                          <w:tab w:val="num" w:pos="180"/>
                        </w:tabs>
                        <w:spacing w:line="240" w:lineRule="exact"/>
                        <w:ind w:hanging="1008"/>
                        <w:rPr>
                          <w:rFonts w:cs="Arial"/>
                          <w:b/>
                          <w:bCs/>
                          <w:iCs/>
                          <w:sz w:val="22"/>
                          <w:szCs w:val="22"/>
                          <w:rPrChange w:id="76" w:author="Tom N" w:date="2019-08-03T11:14:00Z">
                            <w:rPr>
                              <w:rFonts w:cs="Arial"/>
                              <w:bCs/>
                              <w:iCs/>
                              <w:sz w:val="22"/>
                              <w:szCs w:val="22"/>
                            </w:rPr>
                          </w:rPrChange>
                        </w:rPr>
                      </w:pPr>
                      <w:del w:id="77" w:author="Tom N" w:date="2019-08-03T11:14:00Z">
                        <w:r w:rsidRPr="003048BF" w:rsidDel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delText>Name</w:delText>
                        </w:r>
                      </w:del>
                      <w:ins w:id="78" w:author="Tom N" w:date="2019-08-03T11:14:00Z">
                        <w:r w:rsidR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>Eli Dayton</w:t>
                        </w:r>
                      </w:ins>
                      <w:r w:rsidRPr="003048BF">
                        <w:rPr>
                          <w:rFonts w:cs="Arial"/>
                          <w:bCs/>
                          <w:iCs/>
                          <w:sz w:val="22"/>
                          <w:szCs w:val="22"/>
                        </w:rPr>
                        <w:t xml:space="preserve">, </w:t>
                      </w:r>
                      <w:ins w:id="79" w:author="Tom N" w:date="2019-08-03T11:14:00Z">
                        <w:r w:rsidR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>COMA</w:t>
                        </w:r>
                      </w:ins>
                      <w:del w:id="80" w:author="Tom N" w:date="2019-08-03T11:14:00Z">
                        <w:r w:rsidRPr="003048BF" w:rsidDel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delText>Position</w:delText>
                        </w:r>
                      </w:del>
                    </w:p>
                    <w:p w14:paraId="3576330D" w14:textId="46533CF0" w:rsidR="007D21E6" w:rsidRPr="007D21E6" w:rsidRDefault="007D21E6" w:rsidP="000A62B6">
                      <w:pPr>
                        <w:numPr>
                          <w:ilvl w:val="0"/>
                          <w:numId w:val="25"/>
                        </w:numPr>
                        <w:tabs>
                          <w:tab w:val="clear" w:pos="1008"/>
                          <w:tab w:val="num" w:pos="180"/>
                        </w:tabs>
                        <w:spacing w:line="240" w:lineRule="exact"/>
                        <w:ind w:hanging="1008"/>
                        <w:rPr>
                          <w:rFonts w:cs="Arial"/>
                          <w:b/>
                          <w:bCs/>
                          <w:iCs/>
                          <w:sz w:val="22"/>
                          <w:szCs w:val="22"/>
                          <w:rPrChange w:id="81" w:author="Tom N" w:date="2019-08-03T11:18:00Z">
                            <w:rPr>
                              <w:rFonts w:cs="Arial"/>
                              <w:bCs/>
                              <w:iCs/>
                              <w:sz w:val="22"/>
                              <w:szCs w:val="22"/>
                            </w:rPr>
                          </w:rPrChange>
                        </w:rPr>
                      </w:pPr>
                      <w:ins w:id="82" w:author="Tom N" w:date="2019-08-03T11:14:00Z">
                        <w:r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 xml:space="preserve">Leonard Sachs, </w:t>
                        </w:r>
                      </w:ins>
                      <w:ins w:id="83" w:author="Tom N" w:date="2019-08-03T11:15:00Z">
                        <w:r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>COPP</w:t>
                        </w:r>
                      </w:ins>
                    </w:p>
                    <w:p w14:paraId="7643BD0E" w14:textId="38798760" w:rsidR="007D21E6" w:rsidRPr="003048BF" w:rsidRDefault="007D21E6" w:rsidP="000A62B6">
                      <w:pPr>
                        <w:numPr>
                          <w:ilvl w:val="0"/>
                          <w:numId w:val="25"/>
                        </w:numPr>
                        <w:tabs>
                          <w:tab w:val="clear" w:pos="1008"/>
                          <w:tab w:val="num" w:pos="180"/>
                        </w:tabs>
                        <w:spacing w:line="240" w:lineRule="exact"/>
                        <w:ind w:hanging="1008"/>
                        <w:rPr>
                          <w:rFonts w:cs="Arial"/>
                          <w:b/>
                          <w:bCs/>
                          <w:iCs/>
                          <w:sz w:val="22"/>
                          <w:szCs w:val="22"/>
                        </w:rPr>
                      </w:pPr>
                      <w:ins w:id="84" w:author="Tom N" w:date="2019-08-03T11:18:00Z">
                        <w:r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 xml:space="preserve">Jeff Harness, </w:t>
                        </w:r>
                      </w:ins>
                      <w:ins w:id="85" w:author="Tom N" w:date="2019-08-03T11:24:00Z">
                        <w:r w:rsidR="00253DF0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>COS</w:t>
                        </w:r>
                      </w:ins>
                    </w:p>
                    <w:p w14:paraId="5FA8230C" w14:textId="77777777" w:rsidR="00972488" w:rsidRPr="003048BF" w:rsidRDefault="00972488" w:rsidP="00972488">
                      <w:pPr>
                        <w:spacing w:line="240" w:lineRule="exact"/>
                        <w:rPr>
                          <w:rFonts w:cs="Arial"/>
                          <w:b/>
                          <w:bCs/>
                          <w:iCs/>
                          <w:sz w:val="22"/>
                          <w:szCs w:val="22"/>
                        </w:rPr>
                      </w:pPr>
                    </w:p>
                    <w:p w14:paraId="50556E5B" w14:textId="77777777" w:rsidR="005861E4" w:rsidRPr="003048BF" w:rsidRDefault="005861E4">
                      <w:pPr>
                        <w:spacing w:line="240" w:lineRule="exact"/>
                        <w:rPr>
                          <w:rFonts w:cs="Arial"/>
                          <w:b/>
                          <w:bCs/>
                          <w:iCs/>
                          <w:sz w:val="22"/>
                          <w:szCs w:val="22"/>
                        </w:rPr>
                      </w:pPr>
                      <w:r w:rsidRPr="003048BF">
                        <w:rPr>
                          <w:rFonts w:cs="Arial"/>
                          <w:b/>
                          <w:bCs/>
                          <w:iCs/>
                          <w:sz w:val="22"/>
                          <w:szCs w:val="22"/>
                        </w:rPr>
                        <w:t>Advisory Board:</w:t>
                      </w:r>
                    </w:p>
                    <w:p w14:paraId="78778195" w14:textId="6205E9DC" w:rsidR="000A62B6" w:rsidRPr="003048BF" w:rsidRDefault="000A62B6" w:rsidP="000A62B6">
                      <w:pPr>
                        <w:numPr>
                          <w:ilvl w:val="0"/>
                          <w:numId w:val="22"/>
                        </w:numPr>
                        <w:tabs>
                          <w:tab w:val="clear" w:pos="720"/>
                          <w:tab w:val="num" w:pos="180"/>
                        </w:tabs>
                        <w:spacing w:line="240" w:lineRule="exact"/>
                        <w:ind w:hanging="720"/>
                        <w:rPr>
                          <w:rFonts w:cs="Arial"/>
                          <w:b/>
                          <w:bCs/>
                          <w:iCs/>
                          <w:sz w:val="22"/>
                          <w:szCs w:val="22"/>
                        </w:rPr>
                      </w:pPr>
                      <w:del w:id="86" w:author="Tom N" w:date="2019-08-03T11:17:00Z">
                        <w:r w:rsidRPr="003048BF" w:rsidDel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delText>Name</w:delText>
                        </w:r>
                      </w:del>
                      <w:ins w:id="87" w:author="Tom N" w:date="2019-08-03T11:17:00Z">
                        <w:r w:rsidR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 xml:space="preserve">John </w:t>
                        </w:r>
                        <w:proofErr w:type="spellStart"/>
                        <w:r w:rsidR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>Bedz</w:t>
                        </w:r>
                      </w:ins>
                      <w:proofErr w:type="spellEnd"/>
                      <w:r w:rsidRPr="003048BF">
                        <w:rPr>
                          <w:rFonts w:cs="Arial"/>
                          <w:bCs/>
                          <w:iCs/>
                          <w:sz w:val="22"/>
                          <w:szCs w:val="22"/>
                        </w:rPr>
                        <w:t xml:space="preserve">, </w:t>
                      </w:r>
                      <w:del w:id="88" w:author="Tom N" w:date="2019-08-03T11:17:00Z">
                        <w:r w:rsidRPr="003048BF" w:rsidDel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delText>Position</w:delText>
                        </w:r>
                      </w:del>
                      <w:ins w:id="89" w:author="Tom N" w:date="2019-08-03T11:17:00Z">
                        <w:r w:rsidR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 xml:space="preserve">Localization &amp; </w:t>
                        </w:r>
                      </w:ins>
                      <w:ins w:id="90" w:author="Tom N" w:date="2019-08-03T11:18:00Z">
                        <w:r w:rsidR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>Grant</w:t>
                        </w:r>
                      </w:ins>
                    </w:p>
                    <w:p w14:paraId="1BB319E2" w14:textId="450547CC" w:rsidR="000A62B6" w:rsidRPr="003048BF" w:rsidRDefault="000A62B6" w:rsidP="000A62B6">
                      <w:pPr>
                        <w:numPr>
                          <w:ilvl w:val="0"/>
                          <w:numId w:val="25"/>
                        </w:numPr>
                        <w:tabs>
                          <w:tab w:val="clear" w:pos="1008"/>
                          <w:tab w:val="num" w:pos="180"/>
                        </w:tabs>
                        <w:spacing w:line="240" w:lineRule="exact"/>
                        <w:ind w:hanging="1008"/>
                        <w:rPr>
                          <w:rFonts w:cs="Arial"/>
                          <w:b/>
                          <w:bCs/>
                          <w:iCs/>
                          <w:sz w:val="22"/>
                          <w:szCs w:val="22"/>
                        </w:rPr>
                      </w:pPr>
                      <w:del w:id="91" w:author="Tom N" w:date="2019-08-03T11:18:00Z">
                        <w:r w:rsidRPr="003048BF" w:rsidDel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delText>Name</w:delText>
                        </w:r>
                      </w:del>
                      <w:ins w:id="92" w:author="Tom N" w:date="2019-08-03T11:18:00Z">
                        <w:r w:rsidR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 xml:space="preserve">Kristin </w:t>
                        </w:r>
                        <w:proofErr w:type="spellStart"/>
                        <w:r w:rsidR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>Karas</w:t>
                        </w:r>
                      </w:ins>
                      <w:proofErr w:type="spellEnd"/>
                      <w:r w:rsidRPr="003048BF">
                        <w:rPr>
                          <w:rFonts w:cs="Arial"/>
                          <w:bCs/>
                          <w:iCs/>
                          <w:sz w:val="22"/>
                          <w:szCs w:val="22"/>
                        </w:rPr>
                        <w:t xml:space="preserve">, </w:t>
                      </w:r>
                      <w:del w:id="93" w:author="Tom N" w:date="2019-08-03T11:18:00Z">
                        <w:r w:rsidRPr="003048BF" w:rsidDel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delText>Position</w:delText>
                        </w:r>
                      </w:del>
                      <w:ins w:id="94" w:author="Tom N" w:date="2019-08-03T11:18:00Z">
                        <w:r w:rsidR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>Charity Policy &amp; Sales</w:t>
                        </w:r>
                      </w:ins>
                    </w:p>
                    <w:p w14:paraId="40F4A42E" w14:textId="2C430FCE" w:rsidR="000A62B6" w:rsidRPr="003048BF" w:rsidRDefault="000A62B6" w:rsidP="000A62B6">
                      <w:pPr>
                        <w:numPr>
                          <w:ilvl w:val="0"/>
                          <w:numId w:val="25"/>
                        </w:numPr>
                        <w:tabs>
                          <w:tab w:val="clear" w:pos="1008"/>
                          <w:tab w:val="num" w:pos="180"/>
                        </w:tabs>
                        <w:spacing w:line="240" w:lineRule="exact"/>
                        <w:ind w:hanging="1008"/>
                        <w:rPr>
                          <w:rFonts w:cs="Arial"/>
                          <w:b/>
                          <w:bCs/>
                          <w:iCs/>
                          <w:sz w:val="22"/>
                          <w:szCs w:val="22"/>
                        </w:rPr>
                      </w:pPr>
                      <w:del w:id="95" w:author="Tom N" w:date="2019-08-03T11:25:00Z">
                        <w:r w:rsidRPr="003048BF" w:rsidDel="00253DF0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delText>Name</w:delText>
                        </w:r>
                      </w:del>
                      <w:r w:rsidRPr="003048BF">
                        <w:rPr>
                          <w:rFonts w:cs="Arial"/>
                          <w:bCs/>
                          <w:iCs/>
                          <w:sz w:val="22"/>
                          <w:szCs w:val="22"/>
                        </w:rPr>
                        <w:t>, Position</w:t>
                      </w:r>
                    </w:p>
                    <w:p w14:paraId="044B5194" w14:textId="77777777" w:rsidR="005861E4" w:rsidRPr="003048BF" w:rsidRDefault="005861E4">
                      <w:pPr>
                        <w:spacing w:line="240" w:lineRule="exact"/>
                        <w:rPr>
                          <w:rFonts w:cs="Arial"/>
                          <w:b/>
                          <w:iCs/>
                          <w:sz w:val="22"/>
                          <w:szCs w:val="22"/>
                        </w:rPr>
                      </w:pPr>
                    </w:p>
                    <w:p w14:paraId="58855E93" w14:textId="77777777" w:rsidR="005861E4" w:rsidRPr="003048BF" w:rsidRDefault="005861E4">
                      <w:pPr>
                        <w:spacing w:line="240" w:lineRule="exact"/>
                        <w:rPr>
                          <w:rFonts w:cs="Arial"/>
                          <w:b/>
                          <w:bCs/>
                          <w:iCs/>
                          <w:sz w:val="22"/>
                          <w:szCs w:val="22"/>
                        </w:rPr>
                      </w:pPr>
                      <w:r w:rsidRPr="003048BF">
                        <w:rPr>
                          <w:rFonts w:cs="Arial"/>
                          <w:b/>
                          <w:bCs/>
                          <w:iCs/>
                          <w:sz w:val="22"/>
                          <w:szCs w:val="22"/>
                        </w:rPr>
                        <w:t>Prospective Customers:</w:t>
                      </w:r>
                    </w:p>
                    <w:p w14:paraId="0F8A1601" w14:textId="6749A43B" w:rsidR="005861E4" w:rsidRPr="003048BF" w:rsidRDefault="000A62B6">
                      <w:pPr>
                        <w:numPr>
                          <w:ilvl w:val="0"/>
                          <w:numId w:val="21"/>
                        </w:numPr>
                        <w:tabs>
                          <w:tab w:val="clear" w:pos="720"/>
                        </w:tabs>
                        <w:spacing w:line="240" w:lineRule="exact"/>
                        <w:ind w:left="180" w:hanging="180"/>
                        <w:rPr>
                          <w:rFonts w:cs="Arial"/>
                          <w:iCs/>
                          <w:sz w:val="22"/>
                          <w:szCs w:val="22"/>
                        </w:rPr>
                      </w:pPr>
                      <w:del w:id="96" w:author="Tom N" w:date="2019-08-03T11:15:00Z">
                        <w:r w:rsidRPr="003048BF" w:rsidDel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delText>Name</w:delText>
                        </w:r>
                      </w:del>
                      <w:ins w:id="97" w:author="Tom N" w:date="2019-08-03T11:15:00Z">
                        <w:r w:rsidR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>Snails</w:t>
                        </w:r>
                      </w:ins>
                      <w:r w:rsidRPr="003048BF">
                        <w:rPr>
                          <w:rFonts w:cs="Arial"/>
                          <w:bCs/>
                          <w:iCs/>
                          <w:sz w:val="22"/>
                          <w:szCs w:val="22"/>
                        </w:rPr>
                        <w:t xml:space="preserve">, </w:t>
                      </w:r>
                      <w:del w:id="98" w:author="Tom N" w:date="2019-08-03T11:19:00Z">
                        <w:r w:rsidRPr="003048BF" w:rsidDel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delText>Market</w:delText>
                        </w:r>
                      </w:del>
                      <w:ins w:id="99" w:author="Tom N" w:date="2019-08-03T11:19:00Z">
                        <w:r w:rsidR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>USA &amp; Canada</w:t>
                        </w:r>
                      </w:ins>
                      <w:r w:rsidRPr="003048BF">
                        <w:rPr>
                          <w:rFonts w:cs="Arial"/>
                          <w:bCs/>
                          <w:iCs/>
                          <w:sz w:val="22"/>
                          <w:szCs w:val="22"/>
                        </w:rPr>
                        <w:t>/</w:t>
                      </w:r>
                      <w:ins w:id="100" w:author="Tom N" w:date="2019-08-03T11:19:00Z">
                        <w:r w:rsidR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 xml:space="preserve"> E-Commerce</w:t>
                        </w:r>
                      </w:ins>
                      <w:del w:id="101" w:author="Tom N" w:date="2019-08-03T11:19:00Z">
                        <w:r w:rsidRPr="003048BF" w:rsidDel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delText>location</w:delText>
                        </w:r>
                      </w:del>
                    </w:p>
                    <w:p w14:paraId="3F7AEDB8" w14:textId="3C18FEEF" w:rsidR="000A62B6" w:rsidRPr="003048BF" w:rsidRDefault="000A62B6" w:rsidP="000A62B6">
                      <w:pPr>
                        <w:numPr>
                          <w:ilvl w:val="0"/>
                          <w:numId w:val="21"/>
                        </w:numPr>
                        <w:tabs>
                          <w:tab w:val="clear" w:pos="720"/>
                        </w:tabs>
                        <w:spacing w:line="240" w:lineRule="exact"/>
                        <w:ind w:left="180" w:hanging="180"/>
                        <w:rPr>
                          <w:rFonts w:cs="Arial"/>
                          <w:iCs/>
                          <w:sz w:val="22"/>
                          <w:szCs w:val="22"/>
                        </w:rPr>
                      </w:pPr>
                      <w:del w:id="102" w:author="Tom N" w:date="2019-08-03T11:15:00Z">
                        <w:r w:rsidRPr="003048BF" w:rsidDel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delText>Name</w:delText>
                        </w:r>
                      </w:del>
                      <w:proofErr w:type="spellStart"/>
                      <w:ins w:id="103" w:author="Tom N" w:date="2019-08-03T11:15:00Z">
                        <w:r w:rsidR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>LSDream</w:t>
                        </w:r>
                      </w:ins>
                      <w:proofErr w:type="spellEnd"/>
                      <w:r w:rsidRPr="003048BF">
                        <w:rPr>
                          <w:rFonts w:cs="Arial"/>
                          <w:bCs/>
                          <w:iCs/>
                          <w:sz w:val="22"/>
                          <w:szCs w:val="22"/>
                        </w:rPr>
                        <w:t xml:space="preserve">, </w:t>
                      </w:r>
                      <w:del w:id="104" w:author="Tom N" w:date="2019-08-03T11:19:00Z">
                        <w:r w:rsidRPr="003048BF" w:rsidDel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delText>Market</w:delText>
                        </w:r>
                      </w:del>
                      <w:ins w:id="105" w:author="Tom N" w:date="2019-08-03T11:19:00Z">
                        <w:r w:rsidR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 xml:space="preserve">USA </w:t>
                        </w:r>
                      </w:ins>
                      <w:r w:rsidRPr="003048BF">
                        <w:rPr>
                          <w:rFonts w:cs="Arial"/>
                          <w:bCs/>
                          <w:iCs/>
                          <w:sz w:val="22"/>
                          <w:szCs w:val="22"/>
                        </w:rPr>
                        <w:t>/</w:t>
                      </w:r>
                      <w:del w:id="106" w:author="Tom N" w:date="2019-08-03T11:19:00Z">
                        <w:r w:rsidRPr="003048BF" w:rsidDel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delText>location</w:delText>
                        </w:r>
                      </w:del>
                      <w:ins w:id="107" w:author="Tom N" w:date="2019-08-03T11:19:00Z">
                        <w:r w:rsidR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>E-Commerce</w:t>
                        </w:r>
                      </w:ins>
                    </w:p>
                    <w:p w14:paraId="69FE7F03" w14:textId="4686E105" w:rsidR="000A62B6" w:rsidRPr="003048BF" w:rsidRDefault="000A62B6" w:rsidP="000A62B6">
                      <w:pPr>
                        <w:numPr>
                          <w:ilvl w:val="0"/>
                          <w:numId w:val="21"/>
                        </w:numPr>
                        <w:tabs>
                          <w:tab w:val="clear" w:pos="720"/>
                        </w:tabs>
                        <w:spacing w:line="240" w:lineRule="exact"/>
                        <w:ind w:left="180" w:hanging="180"/>
                        <w:rPr>
                          <w:rFonts w:cs="Arial"/>
                          <w:iCs/>
                          <w:sz w:val="22"/>
                          <w:szCs w:val="22"/>
                        </w:rPr>
                      </w:pPr>
                      <w:del w:id="108" w:author="Tom N" w:date="2019-08-03T11:15:00Z">
                        <w:r w:rsidRPr="003048BF" w:rsidDel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delText>Name</w:delText>
                        </w:r>
                      </w:del>
                      <w:ins w:id="109" w:author="Tom N" w:date="2019-08-03T11:15:00Z">
                        <w:r w:rsidR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 xml:space="preserve">Bear </w:t>
                        </w:r>
                        <w:proofErr w:type="spellStart"/>
                        <w:r w:rsidR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>Grillz</w:t>
                        </w:r>
                      </w:ins>
                      <w:proofErr w:type="spellEnd"/>
                      <w:r w:rsidRPr="003048BF">
                        <w:rPr>
                          <w:rFonts w:cs="Arial"/>
                          <w:bCs/>
                          <w:iCs/>
                          <w:sz w:val="22"/>
                          <w:szCs w:val="22"/>
                        </w:rPr>
                        <w:t xml:space="preserve">, </w:t>
                      </w:r>
                      <w:del w:id="110" w:author="Tom N" w:date="2019-08-03T11:20:00Z">
                        <w:r w:rsidRPr="003048BF" w:rsidDel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delText>Market</w:delText>
                        </w:r>
                      </w:del>
                      <w:ins w:id="111" w:author="Tom N" w:date="2019-08-03T11:20:00Z">
                        <w:r w:rsidR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 xml:space="preserve">USA </w:t>
                        </w:r>
                      </w:ins>
                      <w:r w:rsidRPr="003048BF">
                        <w:rPr>
                          <w:rFonts w:cs="Arial"/>
                          <w:bCs/>
                          <w:iCs/>
                          <w:sz w:val="22"/>
                          <w:szCs w:val="22"/>
                        </w:rPr>
                        <w:t>/</w:t>
                      </w:r>
                      <w:del w:id="112" w:author="Tom N" w:date="2019-08-03T11:20:00Z">
                        <w:r w:rsidRPr="003048BF" w:rsidDel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delText>location</w:delText>
                        </w:r>
                      </w:del>
                      <w:ins w:id="113" w:author="Tom N" w:date="2019-08-03T11:20:00Z">
                        <w:r w:rsidR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>E-Commerce</w:t>
                        </w:r>
                      </w:ins>
                    </w:p>
                    <w:p w14:paraId="635B87C1" w14:textId="77777777" w:rsidR="005861E4" w:rsidRPr="003048BF" w:rsidRDefault="005861E4">
                      <w:pPr>
                        <w:pStyle w:val="BalloonText"/>
                        <w:spacing w:line="240" w:lineRule="exact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</w:p>
                    <w:p w14:paraId="4973E602" w14:textId="77777777" w:rsidR="005861E4" w:rsidRPr="003048BF" w:rsidRDefault="005861E4">
                      <w:pPr>
                        <w:pStyle w:val="Heading2"/>
                        <w:spacing w:line="240" w:lineRule="exact"/>
                        <w:rPr>
                          <w:rFonts w:cs="Arial"/>
                          <w:b/>
                          <w:bCs/>
                          <w:i w:val="0"/>
                          <w:iCs/>
                          <w:sz w:val="22"/>
                          <w:szCs w:val="22"/>
                        </w:rPr>
                      </w:pPr>
                      <w:r w:rsidRPr="003048BF">
                        <w:rPr>
                          <w:rFonts w:cs="Arial"/>
                          <w:b/>
                          <w:bCs/>
                          <w:i w:val="0"/>
                          <w:iCs/>
                          <w:sz w:val="22"/>
                          <w:szCs w:val="22"/>
                        </w:rPr>
                        <w:t xml:space="preserve">Particulars: </w:t>
                      </w:r>
                    </w:p>
                    <w:p w14:paraId="7E4BADF8" w14:textId="765927FF" w:rsidR="004743E8" w:rsidRPr="003048BF" w:rsidRDefault="004743E8" w:rsidP="004743E8">
                      <w:pPr>
                        <w:numPr>
                          <w:ilvl w:val="1"/>
                          <w:numId w:val="21"/>
                        </w:numPr>
                        <w:tabs>
                          <w:tab w:val="clear" w:pos="1440"/>
                        </w:tabs>
                        <w:spacing w:line="240" w:lineRule="exact"/>
                        <w:ind w:left="180" w:hanging="180"/>
                        <w:rPr>
                          <w:rFonts w:cs="Arial"/>
                          <w:bCs/>
                          <w:iCs/>
                          <w:sz w:val="22"/>
                          <w:szCs w:val="22"/>
                        </w:rPr>
                      </w:pPr>
                      <w:r w:rsidRPr="003048BF">
                        <w:rPr>
                          <w:rFonts w:cs="Arial"/>
                          <w:bCs/>
                          <w:i/>
                          <w:iCs/>
                          <w:sz w:val="22"/>
                          <w:szCs w:val="22"/>
                        </w:rPr>
                        <w:t>Organization</w:t>
                      </w:r>
                      <w:r w:rsidRPr="003048BF">
                        <w:rPr>
                          <w:rFonts w:cs="Arial"/>
                          <w:bCs/>
                          <w:iCs/>
                          <w:sz w:val="22"/>
                          <w:szCs w:val="22"/>
                        </w:rPr>
                        <w:t xml:space="preserve">: </w:t>
                      </w:r>
                      <w:del w:id="114" w:author="Tom N" w:date="2019-08-03T11:15:00Z">
                        <w:r w:rsidRPr="003048BF" w:rsidDel="007D21E6">
                          <w:rPr>
                            <w:rFonts w:cs="Arial"/>
                            <w:bCs/>
                            <w:i/>
                            <w:sz w:val="22"/>
                            <w:szCs w:val="22"/>
                          </w:rPr>
                          <w:delText>Name</w:delText>
                        </w:r>
                      </w:del>
                      <w:ins w:id="115" w:author="Tom N" w:date="2019-08-03T11:15:00Z">
                        <w:r w:rsidR="007D21E6">
                          <w:rPr>
                            <w:rFonts w:cs="Arial"/>
                            <w:bCs/>
                            <w:i/>
                            <w:sz w:val="22"/>
                            <w:szCs w:val="22"/>
                          </w:rPr>
                          <w:t xml:space="preserve">MyHydrationPack </w:t>
                        </w:r>
                        <w:proofErr w:type="spellStart"/>
                        <w:r w:rsidR="007D21E6">
                          <w:rPr>
                            <w:rFonts w:cs="Arial"/>
                            <w:bCs/>
                            <w:i/>
                            <w:sz w:val="22"/>
                            <w:szCs w:val="22"/>
                          </w:rPr>
                          <w:t>LLC</w:t>
                        </w:r>
                      </w:ins>
                      <w:del w:id="116" w:author="Tom N" w:date="2019-08-03T11:15:00Z">
                        <w:r w:rsidRPr="003048BF" w:rsidDel="007D21E6">
                          <w:rPr>
                            <w:rFonts w:cs="Arial"/>
                            <w:bCs/>
                            <w:i/>
                            <w:sz w:val="22"/>
                            <w:szCs w:val="22"/>
                          </w:rPr>
                          <w:delText>, Legal entity</w:delText>
                        </w:r>
                      </w:del>
                    </w:p>
                    <w:p w14:paraId="385DFBBB" w14:textId="478664C1" w:rsidR="000A62B6" w:rsidRPr="003048BF" w:rsidRDefault="005861E4">
                      <w:pPr>
                        <w:pStyle w:val="Heading2"/>
                        <w:numPr>
                          <w:ilvl w:val="1"/>
                          <w:numId w:val="21"/>
                        </w:numPr>
                        <w:tabs>
                          <w:tab w:val="clear" w:pos="1440"/>
                        </w:tabs>
                        <w:spacing w:line="240" w:lineRule="exact"/>
                        <w:ind w:left="180" w:hanging="180"/>
                        <w:rPr>
                          <w:rFonts w:cs="Arial"/>
                          <w:bCs/>
                          <w:iCs/>
                          <w:sz w:val="22"/>
                          <w:szCs w:val="22"/>
                        </w:rPr>
                      </w:pPr>
                      <w:proofErr w:type="spellEnd"/>
                      <w:r w:rsidRPr="003048BF">
                        <w:rPr>
                          <w:rFonts w:cs="Arial"/>
                          <w:bCs/>
                          <w:iCs/>
                          <w:sz w:val="22"/>
                          <w:szCs w:val="22"/>
                        </w:rPr>
                        <w:t>Bank</w:t>
                      </w:r>
                      <w:r w:rsidR="00972488" w:rsidRPr="003048BF">
                        <w:rPr>
                          <w:rFonts w:cs="Arial"/>
                          <w:bCs/>
                          <w:iCs/>
                          <w:sz w:val="22"/>
                          <w:szCs w:val="22"/>
                        </w:rPr>
                        <w:t xml:space="preserve">: </w:t>
                      </w:r>
                      <w:del w:id="117" w:author="Tom N" w:date="2019-08-03T11:15:00Z">
                        <w:r w:rsidR="00972488" w:rsidRPr="003048BF" w:rsidDel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delText>Name</w:delText>
                        </w:r>
                      </w:del>
                      <w:proofErr w:type="spellStart"/>
                      <w:ins w:id="118" w:author="Tom N" w:date="2019-08-03T11:15:00Z">
                        <w:r w:rsidR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>Azlo</w:t>
                        </w:r>
                      </w:ins>
                      <w:proofErr w:type="spellEnd"/>
                    </w:p>
                    <w:p w14:paraId="088EF97F" w14:textId="0F578C03" w:rsidR="000A62B6" w:rsidRPr="003048BF" w:rsidRDefault="005861E4">
                      <w:pPr>
                        <w:pStyle w:val="Heading2"/>
                        <w:numPr>
                          <w:ilvl w:val="1"/>
                          <w:numId w:val="21"/>
                        </w:numPr>
                        <w:tabs>
                          <w:tab w:val="clear" w:pos="1440"/>
                        </w:tabs>
                        <w:spacing w:line="240" w:lineRule="exact"/>
                        <w:ind w:left="180" w:hanging="180"/>
                        <w:rPr>
                          <w:rFonts w:cs="Arial"/>
                          <w:bCs/>
                          <w:i w:val="0"/>
                          <w:iCs/>
                          <w:sz w:val="22"/>
                          <w:szCs w:val="22"/>
                        </w:rPr>
                      </w:pPr>
                      <w:r w:rsidRPr="003048BF">
                        <w:rPr>
                          <w:rFonts w:cs="Arial"/>
                          <w:bCs/>
                          <w:iCs/>
                          <w:sz w:val="22"/>
                          <w:szCs w:val="22"/>
                        </w:rPr>
                        <w:t>Law Firm</w:t>
                      </w:r>
                      <w:r w:rsidR="00972488" w:rsidRPr="003048BF">
                        <w:rPr>
                          <w:rFonts w:cs="Arial"/>
                          <w:bCs/>
                          <w:i w:val="0"/>
                          <w:iCs/>
                          <w:sz w:val="22"/>
                          <w:szCs w:val="22"/>
                        </w:rPr>
                        <w:t xml:space="preserve">: </w:t>
                      </w:r>
                      <w:del w:id="119" w:author="Tom N" w:date="2019-08-03T11:16:00Z">
                        <w:r w:rsidR="00972488" w:rsidRPr="003048BF" w:rsidDel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delText>Name</w:delText>
                        </w:r>
                      </w:del>
                      <w:ins w:id="120" w:author="Tom N" w:date="2019-08-03T11:16:00Z">
                        <w:r w:rsidR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 xml:space="preserve">Lippitt O’Keefe </w:t>
                        </w:r>
                        <w:proofErr w:type="spellStart"/>
                        <w:r w:rsidR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>Gornbein</w:t>
                        </w:r>
                        <w:proofErr w:type="spellEnd"/>
                        <w:r w:rsidR="007D21E6">
                          <w:rPr>
                            <w:rFonts w:cs="Arial"/>
                            <w:bCs/>
                            <w:iCs/>
                            <w:sz w:val="22"/>
                            <w:szCs w:val="22"/>
                          </w:rPr>
                          <w:t>, PLLC</w:t>
                        </w:r>
                      </w:ins>
                    </w:p>
                    <w:p w14:paraId="70063854" w14:textId="77777777" w:rsidR="005861E4" w:rsidRPr="003048BF" w:rsidRDefault="005861E4">
                      <w:pPr>
                        <w:pStyle w:val="Heading2"/>
                        <w:numPr>
                          <w:ilvl w:val="1"/>
                          <w:numId w:val="21"/>
                        </w:numPr>
                        <w:tabs>
                          <w:tab w:val="clear" w:pos="1440"/>
                        </w:tabs>
                        <w:spacing w:line="240" w:lineRule="exact"/>
                        <w:ind w:left="180" w:hanging="180"/>
                        <w:rPr>
                          <w:rFonts w:cs="Arial"/>
                          <w:bCs/>
                          <w:i w:val="0"/>
                          <w:iCs/>
                          <w:sz w:val="22"/>
                          <w:szCs w:val="22"/>
                        </w:rPr>
                      </w:pPr>
                      <w:r w:rsidRPr="003048BF">
                        <w:rPr>
                          <w:rFonts w:cs="Arial"/>
                          <w:bCs/>
                          <w:iCs/>
                          <w:sz w:val="22"/>
                          <w:szCs w:val="22"/>
                        </w:rPr>
                        <w:t>Accounting Firm</w:t>
                      </w:r>
                      <w:r w:rsidRPr="003048BF">
                        <w:rPr>
                          <w:rFonts w:cs="Arial"/>
                          <w:bCs/>
                          <w:i w:val="0"/>
                          <w:iCs/>
                          <w:sz w:val="22"/>
                          <w:szCs w:val="22"/>
                        </w:rPr>
                        <w:t xml:space="preserve">: </w:t>
                      </w:r>
                      <w:r w:rsidR="00972488" w:rsidRPr="003048BF">
                        <w:rPr>
                          <w:rFonts w:cs="Arial"/>
                          <w:bCs/>
                          <w:iCs/>
                          <w:sz w:val="22"/>
                          <w:szCs w:val="22"/>
                        </w:rPr>
                        <w:t>Name</w:t>
                      </w:r>
                    </w:p>
                    <w:p w14:paraId="39ABDB63" w14:textId="1E263408" w:rsidR="005861E4" w:rsidRPr="003048BF" w:rsidRDefault="005861E4">
                      <w:pPr>
                        <w:pStyle w:val="BalloonText"/>
                        <w:numPr>
                          <w:ilvl w:val="1"/>
                          <w:numId w:val="21"/>
                        </w:numPr>
                        <w:tabs>
                          <w:tab w:val="clear" w:pos="1440"/>
                        </w:tabs>
                        <w:spacing w:line="240" w:lineRule="exact"/>
                        <w:ind w:left="180" w:hanging="180"/>
                        <w:rPr>
                          <w:rFonts w:ascii="Arial" w:hAnsi="Arial" w:cs="Arial"/>
                          <w:bCs/>
                          <w:iCs/>
                          <w:sz w:val="22"/>
                          <w:szCs w:val="22"/>
                        </w:rPr>
                      </w:pPr>
                      <w:r w:rsidRPr="003048BF">
                        <w:rPr>
                          <w:rFonts w:ascii="Arial" w:hAnsi="Arial" w:cs="Arial"/>
                          <w:bCs/>
                          <w:i/>
                          <w:iCs/>
                          <w:sz w:val="22"/>
                          <w:szCs w:val="22"/>
                        </w:rPr>
                        <w:t>Stage:</w:t>
                      </w:r>
                      <w:r w:rsidRPr="003048BF">
                        <w:rPr>
                          <w:rFonts w:ascii="Arial" w:hAnsi="Arial" w:cs="Arial"/>
                          <w:bCs/>
                          <w:iCs/>
                          <w:sz w:val="22"/>
                          <w:szCs w:val="22"/>
                        </w:rPr>
                        <w:t xml:space="preserve"> </w:t>
                      </w:r>
                      <w:del w:id="121" w:author="Tom N" w:date="2019-08-03T11:16:00Z">
                        <w:r w:rsidR="000A62B6" w:rsidRPr="003048BF" w:rsidDel="007D21E6">
                          <w:rPr>
                            <w:rFonts w:ascii="Arial" w:hAnsi="Arial" w:cs="Arial"/>
                            <w:bCs/>
                            <w:sz w:val="22"/>
                            <w:szCs w:val="22"/>
                          </w:rPr>
                          <w:delText>Investmen</w:delText>
                        </w:r>
                        <w:r w:rsidR="000A62B6" w:rsidRPr="003048BF" w:rsidDel="007D21E6">
                          <w:rPr>
                            <w:rFonts w:ascii="Arial" w:hAnsi="Arial" w:cs="Arial"/>
                            <w:bCs/>
                            <w:i/>
                            <w:sz w:val="22"/>
                            <w:szCs w:val="22"/>
                          </w:rPr>
                          <w:delText>t Stage</w:delText>
                        </w:r>
                      </w:del>
                      <w:ins w:id="122" w:author="Tom N" w:date="2019-08-03T11:16:00Z">
                        <w:r w:rsidR="007D21E6">
                          <w:rPr>
                            <w:rFonts w:ascii="Arial" w:hAnsi="Arial" w:cs="Arial"/>
                            <w:bCs/>
                            <w:sz w:val="22"/>
                            <w:szCs w:val="22"/>
                          </w:rPr>
                          <w:t>Pre-seed</w:t>
                        </w:r>
                      </w:ins>
                    </w:p>
                    <w:p w14:paraId="110C3BF6" w14:textId="77777777" w:rsidR="005861E4" w:rsidRPr="003048BF" w:rsidRDefault="005861E4">
                      <w:pPr>
                        <w:numPr>
                          <w:ilvl w:val="1"/>
                          <w:numId w:val="21"/>
                        </w:numPr>
                        <w:tabs>
                          <w:tab w:val="clear" w:pos="1440"/>
                        </w:tabs>
                        <w:spacing w:line="240" w:lineRule="exact"/>
                        <w:ind w:left="180" w:hanging="180"/>
                        <w:rPr>
                          <w:rFonts w:cs="Arial"/>
                          <w:iCs/>
                          <w:sz w:val="22"/>
                          <w:szCs w:val="22"/>
                        </w:rPr>
                      </w:pPr>
                      <w:r w:rsidRPr="003048BF">
                        <w:rPr>
                          <w:rFonts w:cs="Arial"/>
                          <w:bCs/>
                          <w:i/>
                          <w:iCs/>
                          <w:sz w:val="22"/>
                          <w:szCs w:val="22"/>
                        </w:rPr>
                        <w:t>Current Annual Rev</w:t>
                      </w:r>
                      <w:r w:rsidRPr="003048BF">
                        <w:rPr>
                          <w:rFonts w:cs="Arial"/>
                          <w:bCs/>
                          <w:i/>
                          <w:iCs/>
                          <w:sz w:val="22"/>
                          <w:szCs w:val="22"/>
                        </w:rPr>
                        <w:t>e</w:t>
                      </w:r>
                      <w:r w:rsidRPr="003048BF">
                        <w:rPr>
                          <w:rFonts w:cs="Arial"/>
                          <w:bCs/>
                          <w:i/>
                          <w:iCs/>
                          <w:sz w:val="22"/>
                          <w:szCs w:val="22"/>
                        </w:rPr>
                        <w:t>nue</w:t>
                      </w:r>
                      <w:r w:rsidRPr="003048BF">
                        <w:rPr>
                          <w:rFonts w:cs="Arial"/>
                          <w:bCs/>
                          <w:iCs/>
                          <w:sz w:val="22"/>
                          <w:szCs w:val="22"/>
                        </w:rPr>
                        <w:t xml:space="preserve">: </w:t>
                      </w:r>
                      <w:r w:rsidR="000A62B6" w:rsidRPr="003048BF">
                        <w:rPr>
                          <w:rFonts w:cs="Arial"/>
                          <w:bCs/>
                          <w:i/>
                          <w:sz w:val="22"/>
                          <w:szCs w:val="22"/>
                        </w:rPr>
                        <w:t>$_____</w:t>
                      </w:r>
                    </w:p>
                    <w:p w14:paraId="1D64FB6D" w14:textId="77777777" w:rsidR="005861E4" w:rsidRPr="003048BF" w:rsidRDefault="005861E4">
                      <w:pPr>
                        <w:pStyle w:val="Heading2"/>
                        <w:spacing w:line="240" w:lineRule="exact"/>
                        <w:rPr>
                          <w:rFonts w:cs="Arial"/>
                          <w:i w:val="0"/>
                          <w:iCs/>
                          <w:sz w:val="22"/>
                          <w:szCs w:val="22"/>
                        </w:rPr>
                      </w:pPr>
                    </w:p>
                    <w:p w14:paraId="460E3AC5" w14:textId="77777777" w:rsidR="005861E4" w:rsidRPr="003048BF" w:rsidRDefault="005861E4">
                      <w:pPr>
                        <w:spacing w:line="240" w:lineRule="exact"/>
                        <w:rPr>
                          <w:rFonts w:cs="Arial"/>
                          <w:b/>
                          <w:iCs/>
                          <w:sz w:val="22"/>
                          <w:szCs w:val="22"/>
                        </w:rPr>
                      </w:pPr>
                      <w:r w:rsidRPr="003048BF">
                        <w:rPr>
                          <w:rFonts w:cs="Arial"/>
                          <w:b/>
                          <w:bCs/>
                          <w:iCs/>
                          <w:sz w:val="22"/>
                          <w:szCs w:val="22"/>
                        </w:rPr>
                        <w:t>Current Investors:</w:t>
                      </w:r>
                    </w:p>
                    <w:p w14:paraId="2AF17DEC" w14:textId="77777777" w:rsidR="005861E4" w:rsidRPr="003048BF" w:rsidRDefault="005861E4">
                      <w:pPr>
                        <w:spacing w:line="240" w:lineRule="exact"/>
                        <w:rPr>
                          <w:rFonts w:cs="Arial"/>
                          <w:i/>
                          <w:sz w:val="22"/>
                          <w:szCs w:val="22"/>
                        </w:rPr>
                      </w:pPr>
                      <w:r w:rsidRPr="003048BF">
                        <w:rPr>
                          <w:rFonts w:cs="Arial"/>
                          <w:bCs/>
                          <w:i/>
                          <w:sz w:val="22"/>
                          <w:szCs w:val="22"/>
                        </w:rPr>
                        <w:t>$</w:t>
                      </w:r>
                      <w:r w:rsidR="000A62B6" w:rsidRPr="003048BF">
                        <w:rPr>
                          <w:rFonts w:cs="Arial"/>
                          <w:i/>
                          <w:sz w:val="22"/>
                          <w:szCs w:val="22"/>
                        </w:rPr>
                        <w:t>__________ (source)</w:t>
                      </w:r>
                    </w:p>
                    <w:p w14:paraId="0D787EDC" w14:textId="77777777" w:rsidR="005861E4" w:rsidRPr="003048BF" w:rsidRDefault="005861E4">
                      <w:pPr>
                        <w:pStyle w:val="Heading2"/>
                        <w:spacing w:line="240" w:lineRule="exact"/>
                        <w:rPr>
                          <w:rFonts w:cs="Arial"/>
                          <w:i w:val="0"/>
                          <w:iCs/>
                          <w:sz w:val="22"/>
                          <w:szCs w:val="22"/>
                        </w:rPr>
                      </w:pPr>
                      <w:r w:rsidRPr="003048BF">
                        <w:rPr>
                          <w:rFonts w:cs="Arial"/>
                          <w:i w:val="0"/>
                          <w:iCs/>
                          <w:sz w:val="22"/>
                          <w:szCs w:val="22"/>
                        </w:rPr>
                        <w:t xml:space="preserve"> </w:t>
                      </w:r>
                    </w:p>
                    <w:p w14:paraId="62A77345" w14:textId="77777777" w:rsidR="005861E4" w:rsidRPr="003048BF" w:rsidRDefault="005861E4">
                      <w:pPr>
                        <w:pStyle w:val="BalloonText"/>
                        <w:spacing w:line="240" w:lineRule="exact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3048BF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Investment Sought: </w:t>
                      </w:r>
                    </w:p>
                    <w:p w14:paraId="4CFE047E" w14:textId="77777777" w:rsidR="005861E4" w:rsidRPr="003048BF" w:rsidRDefault="005861E4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spacing w:line="240" w:lineRule="exact"/>
                        <w:rPr>
                          <w:rFonts w:cs="Arial"/>
                          <w:iCs/>
                          <w:sz w:val="22"/>
                          <w:szCs w:val="22"/>
                        </w:rPr>
                      </w:pPr>
                      <w:r w:rsidRPr="003048BF">
                        <w:rPr>
                          <w:rFonts w:cs="Arial"/>
                          <w:i/>
                          <w:sz w:val="22"/>
                          <w:szCs w:val="22"/>
                        </w:rPr>
                        <w:t>$</w:t>
                      </w:r>
                      <w:r w:rsidR="000A62B6" w:rsidRPr="003048BF">
                        <w:rPr>
                          <w:rFonts w:cs="Arial"/>
                          <w:i/>
                          <w:sz w:val="22"/>
                          <w:szCs w:val="22"/>
                        </w:rPr>
                        <w:t>_________</w:t>
                      </w:r>
                      <w:r w:rsidRPr="003048BF">
                        <w:rPr>
                          <w:rFonts w:cs="Arial"/>
                          <w:i/>
                          <w:sz w:val="22"/>
                          <w:szCs w:val="22"/>
                        </w:rPr>
                        <w:t xml:space="preserve"> in equity capital</w:t>
                      </w:r>
                    </w:p>
                    <w:p w14:paraId="47FF3B3A" w14:textId="77777777" w:rsidR="005861E4" w:rsidRPr="003048BF" w:rsidRDefault="005861E4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spacing w:line="240" w:lineRule="exact"/>
                        <w:rPr>
                          <w:rFonts w:cs="Arial"/>
                          <w:iCs/>
                          <w:sz w:val="22"/>
                          <w:szCs w:val="22"/>
                        </w:rPr>
                      </w:pPr>
                    </w:p>
                    <w:p w14:paraId="258FF7AA" w14:textId="77777777" w:rsidR="005861E4" w:rsidRPr="003048BF" w:rsidRDefault="005861E4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spacing w:line="240" w:lineRule="exact"/>
                        <w:rPr>
                          <w:rFonts w:cs="Arial"/>
                          <w:b/>
                          <w:iCs/>
                          <w:sz w:val="22"/>
                          <w:szCs w:val="22"/>
                        </w:rPr>
                      </w:pPr>
                      <w:r w:rsidRPr="003048BF">
                        <w:rPr>
                          <w:rFonts w:cs="Arial"/>
                          <w:b/>
                          <w:iCs/>
                          <w:sz w:val="22"/>
                          <w:szCs w:val="22"/>
                        </w:rPr>
                        <w:t xml:space="preserve">Use of Funds: </w:t>
                      </w:r>
                    </w:p>
                    <w:p w14:paraId="1F1CF533" w14:textId="6C978064" w:rsidR="005861E4" w:rsidRPr="003048BF" w:rsidRDefault="00972488" w:rsidP="00972488">
                      <w:pPr>
                        <w:pStyle w:val="Header"/>
                        <w:numPr>
                          <w:ilvl w:val="0"/>
                          <w:numId w:val="26"/>
                        </w:numPr>
                        <w:tabs>
                          <w:tab w:val="clear" w:pos="1008"/>
                          <w:tab w:val="clear" w:pos="4320"/>
                          <w:tab w:val="clear" w:pos="8640"/>
                          <w:tab w:val="num" w:pos="180"/>
                        </w:tabs>
                        <w:ind w:left="180" w:hanging="180"/>
                        <w:rPr>
                          <w:rFonts w:cs="Arial"/>
                          <w:iCs/>
                          <w:sz w:val="22"/>
                          <w:szCs w:val="22"/>
                        </w:rPr>
                      </w:pPr>
                      <w:del w:id="123" w:author="Tom N" w:date="2019-08-03T11:16:00Z">
                        <w:r w:rsidRPr="003048BF" w:rsidDel="007D21E6">
                          <w:rPr>
                            <w:rFonts w:cs="Arial"/>
                            <w:iCs/>
                            <w:sz w:val="22"/>
                            <w:szCs w:val="22"/>
                          </w:rPr>
                          <w:delText>___________________</w:delText>
                        </w:r>
                      </w:del>
                      <w:ins w:id="124" w:author="Tom N" w:date="2019-08-03T11:16:00Z">
                        <w:r w:rsidR="007D21E6">
                          <w:rPr>
                            <w:rFonts w:cs="Arial"/>
                            <w:iCs/>
                            <w:sz w:val="22"/>
                            <w:szCs w:val="22"/>
                          </w:rPr>
                          <w:t xml:space="preserve">Marketing </w:t>
                        </w:r>
                      </w:ins>
                      <w:ins w:id="125" w:author="Tom N" w:date="2019-08-03T11:17:00Z">
                        <w:r w:rsidR="007D21E6">
                          <w:rPr>
                            <w:rFonts w:cs="Arial"/>
                            <w:iCs/>
                            <w:sz w:val="22"/>
                            <w:szCs w:val="22"/>
                          </w:rPr>
                          <w:t>Website</w:t>
                        </w:r>
                      </w:ins>
                    </w:p>
                    <w:p w14:paraId="34F76119" w14:textId="7D541967" w:rsidR="00972488" w:rsidRPr="003048BF" w:rsidRDefault="00972488" w:rsidP="00972488">
                      <w:pPr>
                        <w:pStyle w:val="Header"/>
                        <w:numPr>
                          <w:ilvl w:val="0"/>
                          <w:numId w:val="26"/>
                        </w:numPr>
                        <w:tabs>
                          <w:tab w:val="clear" w:pos="1008"/>
                          <w:tab w:val="clear" w:pos="4320"/>
                          <w:tab w:val="clear" w:pos="8640"/>
                          <w:tab w:val="num" w:pos="180"/>
                        </w:tabs>
                        <w:ind w:left="180" w:hanging="180"/>
                        <w:rPr>
                          <w:rFonts w:cs="Arial"/>
                          <w:iCs/>
                          <w:sz w:val="22"/>
                          <w:szCs w:val="22"/>
                        </w:rPr>
                      </w:pPr>
                      <w:del w:id="126" w:author="Tom N" w:date="2019-08-03T11:17:00Z">
                        <w:r w:rsidRPr="003048BF" w:rsidDel="007D21E6">
                          <w:rPr>
                            <w:rFonts w:cs="Arial"/>
                            <w:iCs/>
                            <w:sz w:val="22"/>
                            <w:szCs w:val="22"/>
                          </w:rPr>
                          <w:delText>___________________</w:delText>
                        </w:r>
                      </w:del>
                      <w:ins w:id="127" w:author="Tom N" w:date="2019-08-03T11:17:00Z">
                        <w:r w:rsidR="007D21E6">
                          <w:rPr>
                            <w:rFonts w:cs="Arial"/>
                            <w:iCs/>
                            <w:sz w:val="22"/>
                            <w:szCs w:val="22"/>
                          </w:rPr>
                          <w:t>Marketing</w:t>
                        </w:r>
                      </w:ins>
                    </w:p>
                    <w:p w14:paraId="1154BF12" w14:textId="2DE5FC4E" w:rsidR="00972488" w:rsidRDefault="00972488" w:rsidP="00972488">
                      <w:pPr>
                        <w:pStyle w:val="Header"/>
                        <w:numPr>
                          <w:ilvl w:val="0"/>
                          <w:numId w:val="26"/>
                        </w:numPr>
                        <w:tabs>
                          <w:tab w:val="clear" w:pos="1008"/>
                          <w:tab w:val="clear" w:pos="4320"/>
                          <w:tab w:val="clear" w:pos="8640"/>
                          <w:tab w:val="num" w:pos="180"/>
                        </w:tabs>
                        <w:ind w:left="180" w:hanging="180"/>
                        <w:rPr>
                          <w:rFonts w:cs="Arial"/>
                          <w:iCs/>
                          <w:sz w:val="22"/>
                          <w:szCs w:val="22"/>
                        </w:rPr>
                      </w:pPr>
                      <w:del w:id="128" w:author="Tom N" w:date="2019-08-03T11:17:00Z">
                        <w:r w:rsidRPr="003048BF" w:rsidDel="007D21E6">
                          <w:rPr>
                            <w:rFonts w:cs="Arial"/>
                            <w:iCs/>
                            <w:sz w:val="22"/>
                            <w:szCs w:val="22"/>
                          </w:rPr>
                          <w:delText>___________________</w:delText>
                        </w:r>
                      </w:del>
                      <w:ins w:id="129" w:author="Tom N" w:date="2019-08-03T11:17:00Z">
                        <w:r w:rsidR="007D21E6">
                          <w:rPr>
                            <w:rFonts w:cs="Arial"/>
                            <w:iCs/>
                            <w:sz w:val="22"/>
                            <w:szCs w:val="22"/>
                          </w:rPr>
                          <w:t>Patent</w:t>
                        </w:r>
                      </w:ins>
                    </w:p>
                    <w:p w14:paraId="6B0CF7D4" w14:textId="3B5584D6" w:rsidR="007D21E6" w:rsidRPr="003048BF" w:rsidRDefault="007D21E6" w:rsidP="00972488">
                      <w:pPr>
                        <w:pStyle w:val="Header"/>
                        <w:numPr>
                          <w:ilvl w:val="0"/>
                          <w:numId w:val="26"/>
                        </w:numPr>
                        <w:tabs>
                          <w:tab w:val="clear" w:pos="1008"/>
                          <w:tab w:val="clear" w:pos="4320"/>
                          <w:tab w:val="clear" w:pos="8640"/>
                          <w:tab w:val="num" w:pos="180"/>
                        </w:tabs>
                        <w:ind w:left="180" w:hanging="180"/>
                        <w:rPr>
                          <w:rFonts w:cs="Arial"/>
                          <w:iCs/>
                          <w:sz w:val="22"/>
                          <w:szCs w:val="22"/>
                        </w:rPr>
                      </w:pPr>
                      <w:ins w:id="130" w:author="Tom N" w:date="2019-08-03T11:17:00Z">
                        <w:r>
                          <w:rPr>
                            <w:rFonts w:cs="Arial"/>
                            <w:iCs/>
                            <w:sz w:val="22"/>
                            <w:szCs w:val="22"/>
                          </w:rPr>
                          <w:t>Trademark</w:t>
                        </w:r>
                      </w:ins>
                    </w:p>
                    <w:p w14:paraId="7B32D7D9" w14:textId="77777777" w:rsidR="005861E4" w:rsidRPr="003048BF" w:rsidRDefault="005861E4">
                      <w:pPr>
                        <w:spacing w:line="240" w:lineRule="exact"/>
                        <w:rPr>
                          <w:rFonts w:cs="Arial"/>
                          <w:b/>
                          <w:bCs/>
                          <w:iCs/>
                          <w:sz w:val="22"/>
                          <w:szCs w:val="22"/>
                        </w:rPr>
                      </w:pPr>
                    </w:p>
                    <w:p w14:paraId="688F9684" w14:textId="77777777" w:rsidR="005861E4" w:rsidRPr="003048BF" w:rsidRDefault="005861E4">
                      <w:pPr>
                        <w:spacing w:line="240" w:lineRule="exact"/>
                        <w:rPr>
                          <w:rFonts w:cs="Arial"/>
                          <w:b/>
                          <w:iCs/>
                          <w:sz w:val="22"/>
                          <w:szCs w:val="22"/>
                        </w:rPr>
                      </w:pPr>
                      <w:r w:rsidRPr="003048BF">
                        <w:rPr>
                          <w:rFonts w:cs="Arial"/>
                          <w:b/>
                          <w:bCs/>
                          <w:iCs/>
                          <w:sz w:val="22"/>
                          <w:szCs w:val="22"/>
                        </w:rPr>
                        <w:t>Targeted Launch</w:t>
                      </w:r>
                      <w:r w:rsidR="00972488" w:rsidRPr="003048BF">
                        <w:rPr>
                          <w:rFonts w:cs="Arial"/>
                          <w:b/>
                          <w:bCs/>
                          <w:iCs/>
                          <w:sz w:val="22"/>
                          <w:szCs w:val="22"/>
                        </w:rPr>
                        <w:t>/ Milestones</w:t>
                      </w:r>
                      <w:r w:rsidRPr="003048BF">
                        <w:rPr>
                          <w:rFonts w:cs="Arial"/>
                          <w:b/>
                          <w:bCs/>
                          <w:iCs/>
                          <w:sz w:val="22"/>
                          <w:szCs w:val="22"/>
                        </w:rPr>
                        <w:t>:</w:t>
                      </w:r>
                    </w:p>
                    <w:p w14:paraId="678E3B5D" w14:textId="77777777" w:rsidR="005861E4" w:rsidRPr="003048BF" w:rsidRDefault="005861E4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cs="Arial"/>
                          <w:iCs/>
                          <w:sz w:val="22"/>
                          <w:szCs w:val="22"/>
                        </w:rPr>
                      </w:pPr>
                    </w:p>
                    <w:p w14:paraId="568850D3" w14:textId="2A9DF38C" w:rsidR="00B607EF" w:rsidRDefault="00B607EF" w:rsidP="00B607EF">
                      <w:pPr>
                        <w:pStyle w:val="Header"/>
                        <w:numPr>
                          <w:ilvl w:val="0"/>
                          <w:numId w:val="26"/>
                        </w:numPr>
                        <w:tabs>
                          <w:tab w:val="clear" w:pos="1008"/>
                          <w:tab w:val="clear" w:pos="4320"/>
                          <w:tab w:val="clear" w:pos="8640"/>
                          <w:tab w:val="num" w:pos="180"/>
                        </w:tabs>
                        <w:ind w:left="180" w:hanging="180"/>
                        <w:rPr>
                          <w:rFonts w:cs="Arial"/>
                          <w:iCs/>
                          <w:sz w:val="22"/>
                          <w:szCs w:val="22"/>
                        </w:rPr>
                      </w:pPr>
                      <w:del w:id="131" w:author="Tom N" w:date="2019-08-03T11:17:00Z">
                        <w:r w:rsidRPr="003048BF" w:rsidDel="007D21E6">
                          <w:rPr>
                            <w:rFonts w:cs="Arial"/>
                            <w:iCs/>
                            <w:sz w:val="22"/>
                            <w:szCs w:val="22"/>
                          </w:rPr>
                          <w:delText>___________________</w:delText>
                        </w:r>
                      </w:del>
                      <w:ins w:id="132" w:author="Tom N" w:date="2019-08-03T11:17:00Z">
                        <w:r w:rsidR="007D21E6">
                          <w:rPr>
                            <w:rFonts w:cs="Arial"/>
                            <w:iCs/>
                            <w:sz w:val="22"/>
                            <w:szCs w:val="22"/>
                          </w:rPr>
                          <w:t>8/</w:t>
                        </w:r>
                      </w:ins>
                      <w:ins w:id="133" w:author="Tom N" w:date="2019-08-03T11:35:00Z">
                        <w:r w:rsidR="00F437CD">
                          <w:rPr>
                            <w:rFonts w:cs="Arial"/>
                            <w:iCs/>
                            <w:sz w:val="22"/>
                            <w:szCs w:val="22"/>
                          </w:rPr>
                          <w:t>8</w:t>
                        </w:r>
                      </w:ins>
                      <w:ins w:id="134" w:author="Tom N" w:date="2019-08-03T11:34:00Z">
                        <w:r w:rsidR="00F437CD">
                          <w:rPr>
                            <w:rFonts w:cs="Arial"/>
                            <w:iCs/>
                            <w:sz w:val="22"/>
                            <w:szCs w:val="22"/>
                          </w:rPr>
                          <w:t xml:space="preserve">/19 – </w:t>
                        </w:r>
                      </w:ins>
                      <w:ins w:id="135" w:author="Tom N" w:date="2019-08-03T11:35:00Z">
                        <w:r w:rsidR="00F437CD">
                          <w:rPr>
                            <w:rFonts w:cs="Arial"/>
                            <w:iCs/>
                            <w:sz w:val="22"/>
                            <w:szCs w:val="22"/>
                          </w:rPr>
                          <w:t>Digital Pack Landing Page Sign Up</w:t>
                        </w:r>
                      </w:ins>
                    </w:p>
                    <w:p w14:paraId="18BA7071" w14:textId="2EA73600" w:rsidR="00F437CD" w:rsidRPr="003048BF" w:rsidRDefault="00F437CD" w:rsidP="00B607EF">
                      <w:pPr>
                        <w:pStyle w:val="Header"/>
                        <w:numPr>
                          <w:ilvl w:val="0"/>
                          <w:numId w:val="26"/>
                        </w:numPr>
                        <w:tabs>
                          <w:tab w:val="clear" w:pos="1008"/>
                          <w:tab w:val="clear" w:pos="4320"/>
                          <w:tab w:val="clear" w:pos="8640"/>
                          <w:tab w:val="num" w:pos="180"/>
                        </w:tabs>
                        <w:ind w:left="180" w:hanging="180"/>
                        <w:rPr>
                          <w:rFonts w:cs="Arial"/>
                          <w:iCs/>
                          <w:sz w:val="22"/>
                          <w:szCs w:val="22"/>
                        </w:rPr>
                      </w:pPr>
                      <w:ins w:id="136" w:author="Tom N" w:date="2019-08-03T11:35:00Z">
                        <w:r>
                          <w:rPr>
                            <w:rFonts w:cs="Arial"/>
                            <w:iCs/>
                            <w:sz w:val="22"/>
                            <w:szCs w:val="22"/>
                          </w:rPr>
                          <w:t>8/</w:t>
                        </w:r>
                      </w:ins>
                      <w:ins w:id="137" w:author="Tom N" w:date="2019-08-03T11:36:00Z">
                        <w:r>
                          <w:rPr>
                            <w:rFonts w:cs="Arial"/>
                            <w:iCs/>
                            <w:sz w:val="22"/>
                            <w:szCs w:val="22"/>
                          </w:rPr>
                          <w:t>7</w:t>
                        </w:r>
                      </w:ins>
                      <w:ins w:id="138" w:author="Tom N" w:date="2019-08-03T11:35:00Z">
                        <w:r>
                          <w:rPr>
                            <w:rFonts w:cs="Arial"/>
                            <w:iCs/>
                            <w:sz w:val="22"/>
                            <w:szCs w:val="22"/>
                          </w:rPr>
                          <w:t xml:space="preserve">/19 </w:t>
                        </w:r>
                      </w:ins>
                      <w:ins w:id="139" w:author="Tom N" w:date="2019-08-03T11:36:00Z">
                        <w:r>
                          <w:rPr>
                            <w:rFonts w:cs="Arial"/>
                            <w:iCs/>
                            <w:sz w:val="22"/>
                            <w:szCs w:val="22"/>
                          </w:rPr>
                          <w:t>–</w:t>
                        </w:r>
                      </w:ins>
                      <w:ins w:id="140" w:author="Tom N" w:date="2019-08-03T11:35:00Z">
                        <w:r>
                          <w:rPr>
                            <w:rFonts w:cs="Arial"/>
                            <w:iCs/>
                            <w:sz w:val="22"/>
                            <w:szCs w:val="22"/>
                          </w:rPr>
                          <w:t xml:space="preserve"> </w:t>
                        </w:r>
                      </w:ins>
                      <w:ins w:id="141" w:author="Tom N" w:date="2019-08-03T11:36:00Z">
                        <w:r>
                          <w:rPr>
                            <w:rFonts w:cs="Arial"/>
                            <w:iCs/>
                            <w:sz w:val="22"/>
                            <w:szCs w:val="22"/>
                          </w:rPr>
                          <w:t>Rebrand Landing Page Launch</w:t>
                        </w:r>
                      </w:ins>
                    </w:p>
                    <w:p w14:paraId="46919A06" w14:textId="77777777" w:rsidR="00B607EF" w:rsidRPr="003048BF" w:rsidRDefault="00B607EF" w:rsidP="00B607EF">
                      <w:pPr>
                        <w:pStyle w:val="Header"/>
                        <w:numPr>
                          <w:ilvl w:val="0"/>
                          <w:numId w:val="26"/>
                        </w:numPr>
                        <w:tabs>
                          <w:tab w:val="clear" w:pos="1008"/>
                          <w:tab w:val="clear" w:pos="4320"/>
                          <w:tab w:val="clear" w:pos="8640"/>
                          <w:tab w:val="num" w:pos="180"/>
                        </w:tabs>
                        <w:ind w:left="180" w:hanging="180"/>
                        <w:rPr>
                          <w:rFonts w:cs="Arial"/>
                          <w:iCs/>
                          <w:sz w:val="22"/>
                          <w:szCs w:val="22"/>
                        </w:rPr>
                      </w:pPr>
                      <w:r w:rsidRPr="003048BF">
                        <w:rPr>
                          <w:rFonts w:cs="Arial"/>
                          <w:iCs/>
                          <w:sz w:val="22"/>
                          <w:szCs w:val="22"/>
                        </w:rPr>
                        <w:t>___________________</w:t>
                      </w:r>
                    </w:p>
                    <w:p w14:paraId="5ACEBD2F" w14:textId="77777777" w:rsidR="00B607EF" w:rsidRPr="003048BF" w:rsidRDefault="00B607EF" w:rsidP="00B607EF">
                      <w:pPr>
                        <w:pStyle w:val="Header"/>
                        <w:numPr>
                          <w:ilvl w:val="0"/>
                          <w:numId w:val="26"/>
                        </w:numPr>
                        <w:tabs>
                          <w:tab w:val="clear" w:pos="1008"/>
                          <w:tab w:val="clear" w:pos="4320"/>
                          <w:tab w:val="clear" w:pos="8640"/>
                          <w:tab w:val="num" w:pos="180"/>
                        </w:tabs>
                        <w:ind w:left="180" w:hanging="180"/>
                        <w:rPr>
                          <w:rFonts w:cs="Arial"/>
                          <w:iCs/>
                          <w:sz w:val="22"/>
                          <w:szCs w:val="22"/>
                        </w:rPr>
                      </w:pPr>
                      <w:r w:rsidRPr="003048BF">
                        <w:rPr>
                          <w:rFonts w:cs="Arial"/>
                          <w:iCs/>
                          <w:sz w:val="22"/>
                          <w:szCs w:val="22"/>
                        </w:rPr>
                        <w:t>___________________</w:t>
                      </w:r>
                    </w:p>
                    <w:p w14:paraId="483C8838" w14:textId="77777777" w:rsidR="005861E4" w:rsidRPr="00C94AF3" w:rsidRDefault="005861E4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cs="Arial"/>
                          <w:iCs/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861E4" w:rsidRPr="00B607EF">
        <w:rPr>
          <w:rFonts w:ascii="Arial" w:hAnsi="Arial" w:cs="Arial"/>
          <w:sz w:val="18"/>
          <w:szCs w:val="18"/>
        </w:rPr>
        <w:t xml:space="preserve">Business </w:t>
      </w:r>
      <w:r w:rsidR="00C94AF3" w:rsidRPr="00B607EF">
        <w:rPr>
          <w:rFonts w:ascii="Arial" w:hAnsi="Arial" w:cs="Arial"/>
          <w:sz w:val="18"/>
          <w:szCs w:val="18"/>
        </w:rPr>
        <w:t>Overview</w:t>
      </w:r>
      <w:r w:rsidR="005861E4" w:rsidRPr="00B607EF">
        <w:rPr>
          <w:rFonts w:ascii="Arial" w:hAnsi="Arial" w:cs="Arial"/>
          <w:b w:val="0"/>
          <w:sz w:val="18"/>
          <w:szCs w:val="18"/>
        </w:rPr>
        <w:t xml:space="preserve">. </w:t>
      </w:r>
      <w:r w:rsidR="00C94AF3" w:rsidRPr="00B607EF">
        <w:rPr>
          <w:rFonts w:ascii="Arial" w:hAnsi="Arial" w:cs="Arial"/>
          <w:b w:val="0"/>
          <w:sz w:val="18"/>
          <w:szCs w:val="18"/>
        </w:rPr>
        <w:t xml:space="preserve">Your opening paragraph is the most important words you will write, you need to grab the reader’s attention </w:t>
      </w:r>
      <w:r w:rsidR="00C94AF3" w:rsidRPr="00B607EF">
        <w:rPr>
          <w:rFonts w:ascii="Arial" w:hAnsi="Arial" w:cs="Arial"/>
          <w:b w:val="0"/>
          <w:sz w:val="18"/>
          <w:szCs w:val="18"/>
        </w:rPr>
        <w:lastRenderedPageBreak/>
        <w:t>immediately.  Open with your best information on why investment in your company makes sense and why the person should keep reading.  You need to be concise. Some questions to consider:</w:t>
      </w:r>
    </w:p>
    <w:p w14:paraId="7894094B" w14:textId="77777777" w:rsidR="00C94AF3" w:rsidRPr="00B607EF" w:rsidRDefault="00C94AF3" w:rsidP="00C94AF3">
      <w:pPr>
        <w:pStyle w:val="BodyText"/>
        <w:numPr>
          <w:ilvl w:val="0"/>
          <w:numId w:val="27"/>
        </w:numPr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b w:val="0"/>
          <w:sz w:val="18"/>
          <w:szCs w:val="18"/>
        </w:rPr>
        <w:t xml:space="preserve">What </w:t>
      </w:r>
      <w:r w:rsidR="00756AB0" w:rsidRPr="00B607EF">
        <w:rPr>
          <w:rFonts w:ascii="Arial" w:hAnsi="Arial" w:cs="Arial"/>
          <w:b w:val="0"/>
          <w:sz w:val="18"/>
          <w:szCs w:val="18"/>
        </w:rPr>
        <w:t>are</w:t>
      </w:r>
      <w:r w:rsidRPr="00B607EF">
        <w:rPr>
          <w:rFonts w:ascii="Arial" w:hAnsi="Arial" w:cs="Arial"/>
          <w:b w:val="0"/>
          <w:sz w:val="18"/>
          <w:szCs w:val="18"/>
        </w:rPr>
        <w:t xml:space="preserve"> the market need</w:t>
      </w:r>
      <w:r w:rsidR="00756AB0" w:rsidRPr="00B607EF">
        <w:rPr>
          <w:rFonts w:ascii="Arial" w:hAnsi="Arial" w:cs="Arial"/>
          <w:b w:val="0"/>
          <w:sz w:val="18"/>
          <w:szCs w:val="18"/>
        </w:rPr>
        <w:t>s</w:t>
      </w:r>
      <w:r w:rsidRPr="00B607EF">
        <w:rPr>
          <w:rFonts w:ascii="Arial" w:hAnsi="Arial" w:cs="Arial"/>
          <w:b w:val="0"/>
          <w:sz w:val="18"/>
          <w:szCs w:val="18"/>
        </w:rPr>
        <w:t>/ problem</w:t>
      </w:r>
      <w:r w:rsidR="00756AB0" w:rsidRPr="00B607EF">
        <w:rPr>
          <w:rFonts w:ascii="Arial" w:hAnsi="Arial" w:cs="Arial"/>
          <w:b w:val="0"/>
          <w:sz w:val="18"/>
          <w:szCs w:val="18"/>
        </w:rPr>
        <w:t>s</w:t>
      </w:r>
      <w:r w:rsidRPr="00B607EF">
        <w:rPr>
          <w:rFonts w:ascii="Arial" w:hAnsi="Arial" w:cs="Arial"/>
          <w:b w:val="0"/>
          <w:sz w:val="18"/>
          <w:szCs w:val="18"/>
        </w:rPr>
        <w:t xml:space="preserve"> to be solved?</w:t>
      </w:r>
    </w:p>
    <w:p w14:paraId="6235709D" w14:textId="77777777" w:rsidR="00C94AF3" w:rsidRPr="00B607EF" w:rsidRDefault="00C94AF3" w:rsidP="00C94AF3">
      <w:pPr>
        <w:pStyle w:val="BodyText"/>
        <w:numPr>
          <w:ilvl w:val="0"/>
          <w:numId w:val="27"/>
        </w:numPr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b w:val="0"/>
          <w:sz w:val="18"/>
          <w:szCs w:val="18"/>
        </w:rPr>
        <w:t>What value are you creating</w:t>
      </w:r>
      <w:r w:rsidR="007843F6" w:rsidRPr="00B607EF">
        <w:rPr>
          <w:rFonts w:ascii="Arial" w:hAnsi="Arial" w:cs="Arial"/>
          <w:b w:val="0"/>
          <w:sz w:val="18"/>
          <w:szCs w:val="18"/>
        </w:rPr>
        <w:t>?</w:t>
      </w:r>
    </w:p>
    <w:p w14:paraId="372E264E" w14:textId="77777777" w:rsidR="00C94AF3" w:rsidRPr="00B607EF" w:rsidRDefault="00C94AF3" w:rsidP="00C94AF3">
      <w:pPr>
        <w:pStyle w:val="BodyText"/>
        <w:numPr>
          <w:ilvl w:val="0"/>
          <w:numId w:val="27"/>
        </w:numPr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b w:val="0"/>
          <w:sz w:val="18"/>
          <w:szCs w:val="18"/>
        </w:rPr>
        <w:t>Why this is compelling business model?</w:t>
      </w:r>
    </w:p>
    <w:p w14:paraId="00804E10" w14:textId="77777777" w:rsidR="00C94AF3" w:rsidRPr="00B607EF" w:rsidRDefault="00C94AF3" w:rsidP="00C94AF3">
      <w:pPr>
        <w:pStyle w:val="BodyText"/>
        <w:numPr>
          <w:ilvl w:val="0"/>
          <w:numId w:val="27"/>
        </w:numPr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b w:val="0"/>
          <w:sz w:val="18"/>
          <w:szCs w:val="18"/>
        </w:rPr>
        <w:t xml:space="preserve">How and why are you positioned to win?  </w:t>
      </w:r>
    </w:p>
    <w:p w14:paraId="553F797A" w14:textId="77777777" w:rsidR="005861E4" w:rsidRPr="00B607EF" w:rsidRDefault="005861E4">
      <w:pPr>
        <w:spacing w:after="240" w:line="260" w:lineRule="exact"/>
        <w:ind w:left="2592"/>
        <w:jc w:val="both"/>
        <w:rPr>
          <w:rFonts w:cs="Arial"/>
          <w:szCs w:val="18"/>
        </w:rPr>
      </w:pPr>
    </w:p>
    <w:p w14:paraId="7F2429F7" w14:textId="3F734CB1" w:rsidR="005861E4" w:rsidRDefault="005861E4">
      <w:pPr>
        <w:pBdr>
          <w:top w:val="single" w:sz="12" w:space="1" w:color="auto"/>
        </w:pBdr>
        <w:tabs>
          <w:tab w:val="left" w:pos="3480"/>
          <w:tab w:val="left" w:pos="3720"/>
        </w:tabs>
        <w:spacing w:after="240" w:line="260" w:lineRule="exact"/>
        <w:ind w:left="3312"/>
        <w:jc w:val="both"/>
        <w:rPr>
          <w:ins w:id="142" w:author="Tom N" w:date="2019-08-03T11:20:00Z"/>
          <w:rFonts w:cs="Arial"/>
          <w:szCs w:val="18"/>
        </w:rPr>
      </w:pPr>
      <w:r w:rsidRPr="00B607EF">
        <w:rPr>
          <w:rFonts w:cs="Arial"/>
          <w:b/>
          <w:szCs w:val="18"/>
        </w:rPr>
        <w:t>Company.</w:t>
      </w:r>
      <w:r w:rsidRPr="00B607EF">
        <w:rPr>
          <w:rFonts w:cs="Arial"/>
          <w:szCs w:val="18"/>
        </w:rPr>
        <w:t xml:space="preserve"> </w:t>
      </w:r>
      <w:r w:rsidR="00D41C8A" w:rsidRPr="00B607EF">
        <w:rPr>
          <w:rFonts w:cs="Arial"/>
          <w:szCs w:val="18"/>
        </w:rPr>
        <w:t>Provide a 3-5 sentence overview of the company &amp; its management. Why should an investor entrust their money to this management team? What does each team member bring to the table (e.g. work experience, education, subject matter expertise)?</w:t>
      </w:r>
    </w:p>
    <w:p w14:paraId="214681A9" w14:textId="7E090BA5" w:rsidR="00253DF0" w:rsidRDefault="00253DF0">
      <w:pPr>
        <w:pBdr>
          <w:top w:val="single" w:sz="12" w:space="1" w:color="auto"/>
        </w:pBdr>
        <w:tabs>
          <w:tab w:val="left" w:pos="3480"/>
          <w:tab w:val="left" w:pos="3720"/>
        </w:tabs>
        <w:spacing w:after="240" w:line="260" w:lineRule="exact"/>
        <w:ind w:left="3312"/>
        <w:jc w:val="both"/>
        <w:rPr>
          <w:ins w:id="143" w:author="Tom N" w:date="2019-08-03T11:32:00Z"/>
          <w:rFonts w:cs="Arial"/>
          <w:bCs/>
          <w:szCs w:val="18"/>
        </w:rPr>
      </w:pPr>
      <w:ins w:id="144" w:author="Tom N" w:date="2019-08-03T11:31:00Z">
        <w:r>
          <w:rPr>
            <w:rFonts w:cs="Arial"/>
            <w:bCs/>
            <w:szCs w:val="18"/>
          </w:rPr>
          <w:t xml:space="preserve">Originally our </w:t>
        </w:r>
      </w:ins>
      <w:ins w:id="145" w:author="Tom N" w:date="2019-08-03T11:27:00Z">
        <w:r>
          <w:rPr>
            <w:rFonts w:cs="Arial"/>
            <w:bCs/>
            <w:szCs w:val="18"/>
          </w:rPr>
          <w:t>goal at</w:t>
        </w:r>
      </w:ins>
      <w:ins w:id="146" w:author="Tom N" w:date="2019-08-03T11:26:00Z">
        <w:r>
          <w:rPr>
            <w:rFonts w:cs="Arial"/>
            <w:bCs/>
            <w:szCs w:val="18"/>
          </w:rPr>
          <w:t xml:space="preserve"> </w:t>
        </w:r>
      </w:ins>
      <w:ins w:id="147" w:author="Tom N" w:date="2019-08-03T11:21:00Z">
        <w:r w:rsidR="007D21E6">
          <w:rPr>
            <w:rFonts w:cs="Arial"/>
            <w:bCs/>
            <w:szCs w:val="18"/>
          </w:rPr>
          <w:t>MyHydrationPack</w:t>
        </w:r>
      </w:ins>
      <w:ins w:id="148" w:author="Tom N" w:date="2019-08-03T11:26:00Z">
        <w:r>
          <w:rPr>
            <w:rFonts w:cs="Arial"/>
            <w:bCs/>
            <w:szCs w:val="18"/>
          </w:rPr>
          <w:t xml:space="preserve"> </w:t>
        </w:r>
      </w:ins>
      <w:ins w:id="149" w:author="Tom N" w:date="2019-08-03T11:27:00Z">
        <w:r>
          <w:rPr>
            <w:rFonts w:cs="Arial"/>
            <w:bCs/>
            <w:szCs w:val="18"/>
          </w:rPr>
          <w:t>is to keep fans hydrated while supporting the brands they love</w:t>
        </w:r>
      </w:ins>
      <w:ins w:id="150" w:author="Tom N" w:date="2019-08-03T11:30:00Z">
        <w:r>
          <w:rPr>
            <w:rFonts w:cs="Arial"/>
            <w:bCs/>
            <w:szCs w:val="18"/>
          </w:rPr>
          <w:t xml:space="preserve"> but turned into a much more than just a </w:t>
        </w:r>
      </w:ins>
      <w:ins w:id="151" w:author="Tom N" w:date="2019-08-03T11:32:00Z">
        <w:r>
          <w:rPr>
            <w:rFonts w:cs="Arial"/>
            <w:bCs/>
            <w:szCs w:val="18"/>
          </w:rPr>
          <w:t xml:space="preserve">hydration pack. </w:t>
        </w:r>
      </w:ins>
      <w:ins w:id="152" w:author="Tom N" w:date="2019-08-03T11:33:00Z">
        <w:r>
          <w:rPr>
            <w:rFonts w:cs="Arial"/>
            <w:bCs/>
            <w:szCs w:val="18"/>
          </w:rPr>
          <w:t xml:space="preserve">One of cornerstones is to do the right thing, even when no one is looking, </w:t>
        </w:r>
      </w:ins>
      <w:ins w:id="153" w:author="Tom N" w:date="2019-08-03T11:34:00Z">
        <w:r w:rsidR="00F437CD">
          <w:rPr>
            <w:rFonts w:cs="Arial"/>
            <w:bCs/>
            <w:szCs w:val="18"/>
          </w:rPr>
          <w:t xml:space="preserve">without any expectation. In order to do the right </w:t>
        </w:r>
        <w:proofErr w:type="gramStart"/>
        <w:r w:rsidR="00F437CD">
          <w:rPr>
            <w:rFonts w:cs="Arial"/>
            <w:bCs/>
            <w:szCs w:val="18"/>
          </w:rPr>
          <w:t>thing</w:t>
        </w:r>
        <w:proofErr w:type="gramEnd"/>
        <w:r w:rsidR="00F437CD">
          <w:rPr>
            <w:rFonts w:cs="Arial"/>
            <w:bCs/>
            <w:szCs w:val="18"/>
          </w:rPr>
          <w:t xml:space="preserve"> we wanted </w:t>
        </w:r>
      </w:ins>
    </w:p>
    <w:p w14:paraId="0BED577E" w14:textId="77777777" w:rsidR="00253DF0" w:rsidRDefault="00253DF0">
      <w:pPr>
        <w:pBdr>
          <w:top w:val="single" w:sz="12" w:space="1" w:color="auto"/>
        </w:pBdr>
        <w:tabs>
          <w:tab w:val="left" w:pos="3480"/>
          <w:tab w:val="left" w:pos="3720"/>
        </w:tabs>
        <w:spacing w:after="240" w:line="260" w:lineRule="exact"/>
        <w:ind w:left="3312"/>
        <w:jc w:val="both"/>
        <w:rPr>
          <w:ins w:id="154" w:author="Tom N" w:date="2019-08-03T11:32:00Z"/>
          <w:rFonts w:cs="Arial"/>
          <w:bCs/>
          <w:szCs w:val="18"/>
        </w:rPr>
      </w:pPr>
    </w:p>
    <w:p w14:paraId="4551EDE7" w14:textId="28E8F435" w:rsidR="007D21E6" w:rsidRPr="007D21E6" w:rsidRDefault="00253DF0">
      <w:pPr>
        <w:pBdr>
          <w:top w:val="single" w:sz="12" w:space="1" w:color="auto"/>
        </w:pBdr>
        <w:tabs>
          <w:tab w:val="left" w:pos="3480"/>
          <w:tab w:val="left" w:pos="3720"/>
        </w:tabs>
        <w:spacing w:after="240" w:line="260" w:lineRule="exact"/>
        <w:ind w:left="3312"/>
        <w:jc w:val="both"/>
        <w:rPr>
          <w:rFonts w:cs="Arial"/>
          <w:bCs/>
          <w:szCs w:val="18"/>
          <w:rPrChange w:id="155" w:author="Tom N" w:date="2019-08-03T11:21:00Z">
            <w:rPr>
              <w:rFonts w:cs="Arial"/>
              <w:szCs w:val="18"/>
            </w:rPr>
          </w:rPrChange>
        </w:rPr>
      </w:pPr>
      <w:ins w:id="156" w:author="Tom N" w:date="2019-08-03T11:28:00Z">
        <w:r>
          <w:rPr>
            <w:rFonts w:cs="Arial"/>
            <w:bCs/>
            <w:szCs w:val="18"/>
          </w:rPr>
          <w:t xml:space="preserve">In the process of figuring out what people do to support the brands they love </w:t>
        </w:r>
      </w:ins>
      <w:ins w:id="157" w:author="Tom N" w:date="2019-08-03T11:22:00Z">
        <w:r w:rsidR="007D21E6">
          <w:rPr>
            <w:rFonts w:cs="Arial"/>
            <w:bCs/>
            <w:szCs w:val="18"/>
          </w:rPr>
          <w:t xml:space="preserve"> </w:t>
        </w:r>
      </w:ins>
    </w:p>
    <w:p w14:paraId="296ADC92" w14:textId="77777777" w:rsidR="00754885" w:rsidRPr="00B607EF" w:rsidRDefault="005861E4" w:rsidP="00754885">
      <w:pPr>
        <w:pStyle w:val="BodyText"/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sz w:val="18"/>
          <w:szCs w:val="18"/>
        </w:rPr>
        <w:t>Market Problem/Opportunity</w:t>
      </w:r>
      <w:r w:rsidRPr="00B607EF">
        <w:rPr>
          <w:rFonts w:ascii="Arial" w:hAnsi="Arial" w:cs="Arial"/>
          <w:b w:val="0"/>
          <w:sz w:val="18"/>
          <w:szCs w:val="18"/>
        </w:rPr>
        <w:t xml:space="preserve">. </w:t>
      </w:r>
      <w:r w:rsidR="00754885" w:rsidRPr="00B607EF">
        <w:rPr>
          <w:rFonts w:ascii="Arial" w:hAnsi="Arial" w:cs="Arial"/>
          <w:b w:val="0"/>
          <w:sz w:val="18"/>
          <w:szCs w:val="18"/>
        </w:rPr>
        <w:t>Describe the business challenge you are solving.  Questions to consider include:</w:t>
      </w:r>
    </w:p>
    <w:p w14:paraId="039C9FFD" w14:textId="24957B7F" w:rsidR="00754885" w:rsidRPr="00B607EF" w:rsidRDefault="00754885" w:rsidP="00754885">
      <w:pPr>
        <w:pStyle w:val="BodyText"/>
        <w:numPr>
          <w:ilvl w:val="0"/>
          <w:numId w:val="28"/>
        </w:numPr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b w:val="0"/>
          <w:sz w:val="18"/>
          <w:szCs w:val="18"/>
        </w:rPr>
        <w:t>What is the pain you are solving?</w:t>
      </w:r>
      <w:ins w:id="158" w:author="Tom N" w:date="2019-08-03T11:39:00Z">
        <w:r w:rsidR="00F437CD">
          <w:rPr>
            <w:rFonts w:ascii="Arial" w:hAnsi="Arial" w:cs="Arial"/>
            <w:b w:val="0"/>
            <w:sz w:val="18"/>
            <w:szCs w:val="18"/>
          </w:rPr>
          <w:t xml:space="preserve"> Difficulty of </w:t>
        </w:r>
      </w:ins>
    </w:p>
    <w:p w14:paraId="2AB2634F" w14:textId="77777777" w:rsidR="00754885" w:rsidRPr="00B607EF" w:rsidRDefault="00754885" w:rsidP="00754885">
      <w:pPr>
        <w:pStyle w:val="BodyText"/>
        <w:numPr>
          <w:ilvl w:val="0"/>
          <w:numId w:val="28"/>
        </w:numPr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b w:val="0"/>
          <w:sz w:val="18"/>
          <w:szCs w:val="18"/>
        </w:rPr>
        <w:t>What is the current state of the market?</w:t>
      </w:r>
    </w:p>
    <w:p w14:paraId="1898A299" w14:textId="62444235" w:rsidR="00754885" w:rsidRPr="00B607EF" w:rsidRDefault="00754885" w:rsidP="00754885">
      <w:pPr>
        <w:pStyle w:val="BodyText"/>
        <w:numPr>
          <w:ilvl w:val="0"/>
          <w:numId w:val="28"/>
        </w:numPr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b w:val="0"/>
          <w:sz w:val="18"/>
          <w:szCs w:val="18"/>
        </w:rPr>
        <w:t>Why is the market ready for change?</w:t>
      </w:r>
      <w:ins w:id="159" w:author="Tom N" w:date="2019-08-03T11:37:00Z">
        <w:r w:rsidR="00F437CD">
          <w:rPr>
            <w:rFonts w:ascii="Arial" w:hAnsi="Arial" w:cs="Arial"/>
            <w:b w:val="0"/>
            <w:sz w:val="18"/>
            <w:szCs w:val="18"/>
          </w:rPr>
          <w:t xml:space="preserve"> Technology is constantly changing. We are creating a sustainable business model </w:t>
        </w:r>
      </w:ins>
    </w:p>
    <w:p w14:paraId="32A27357" w14:textId="7DA402CD" w:rsidR="00754885" w:rsidRPr="00B607EF" w:rsidRDefault="00754885" w:rsidP="00754885">
      <w:pPr>
        <w:pStyle w:val="BodyText"/>
        <w:numPr>
          <w:ilvl w:val="0"/>
          <w:numId w:val="28"/>
        </w:numPr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b w:val="0"/>
          <w:sz w:val="18"/>
          <w:szCs w:val="18"/>
        </w:rPr>
        <w:t>Why is this problem such a problem for the target market?</w:t>
      </w:r>
      <w:ins w:id="160" w:author="Tom N" w:date="2019-08-03T11:38:00Z">
        <w:r w:rsidR="00F437CD">
          <w:rPr>
            <w:rFonts w:ascii="Arial" w:hAnsi="Arial" w:cs="Arial"/>
            <w:b w:val="0"/>
            <w:sz w:val="18"/>
            <w:szCs w:val="18"/>
          </w:rPr>
          <w:t xml:space="preserve"> The target market is proving the business model for a sustainable future for </w:t>
        </w:r>
      </w:ins>
    </w:p>
    <w:p w14:paraId="1D2FAD72" w14:textId="77777777" w:rsidR="00754885" w:rsidRPr="00B607EF" w:rsidRDefault="00754885" w:rsidP="00754885">
      <w:pPr>
        <w:pStyle w:val="BodyText"/>
        <w:numPr>
          <w:ilvl w:val="0"/>
          <w:numId w:val="28"/>
        </w:numPr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b w:val="0"/>
          <w:sz w:val="18"/>
          <w:szCs w:val="18"/>
        </w:rPr>
        <w:t>Does the target market understand that there is a problem?</w:t>
      </w:r>
    </w:p>
    <w:p w14:paraId="491DA3EA" w14:textId="77777777" w:rsidR="00754885" w:rsidRPr="00B607EF" w:rsidRDefault="005861E4" w:rsidP="00754885">
      <w:pPr>
        <w:pStyle w:val="BodyText"/>
        <w:ind w:left="3780"/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sz w:val="18"/>
          <w:szCs w:val="18"/>
        </w:rPr>
        <w:t>Solution/Value Proposition</w:t>
      </w:r>
      <w:r w:rsidRPr="00B607EF">
        <w:rPr>
          <w:rFonts w:ascii="Arial" w:hAnsi="Arial" w:cs="Arial"/>
          <w:b w:val="0"/>
          <w:sz w:val="18"/>
          <w:szCs w:val="18"/>
        </w:rPr>
        <w:t xml:space="preserve">. </w:t>
      </w:r>
      <w:r w:rsidR="00754885" w:rsidRPr="00B607EF">
        <w:rPr>
          <w:rFonts w:ascii="Arial" w:hAnsi="Arial" w:cs="Arial"/>
          <w:b w:val="0"/>
          <w:sz w:val="18"/>
          <w:szCs w:val="18"/>
        </w:rPr>
        <w:t>Describe your solution. Think about:</w:t>
      </w:r>
    </w:p>
    <w:p w14:paraId="11261603" w14:textId="77777777" w:rsidR="00754885" w:rsidRPr="00B607EF" w:rsidRDefault="00754885" w:rsidP="00754885">
      <w:pPr>
        <w:pStyle w:val="BodyText"/>
        <w:numPr>
          <w:ilvl w:val="0"/>
          <w:numId w:val="31"/>
        </w:numPr>
        <w:tabs>
          <w:tab w:val="clear" w:pos="4788"/>
          <w:tab w:val="num" w:pos="1080"/>
        </w:tabs>
        <w:ind w:left="1080" w:hanging="360"/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b w:val="0"/>
          <w:sz w:val="18"/>
          <w:szCs w:val="18"/>
        </w:rPr>
        <w:t xml:space="preserve">What is the solution you are proposing to the problem </w:t>
      </w:r>
      <w:r w:rsidR="0000496D" w:rsidRPr="00B607EF">
        <w:rPr>
          <w:rFonts w:ascii="Arial" w:hAnsi="Arial" w:cs="Arial"/>
          <w:b w:val="0"/>
          <w:sz w:val="18"/>
          <w:szCs w:val="18"/>
        </w:rPr>
        <w:t>defined</w:t>
      </w:r>
      <w:r w:rsidRPr="00B607EF">
        <w:rPr>
          <w:rFonts w:ascii="Arial" w:hAnsi="Arial" w:cs="Arial"/>
          <w:b w:val="0"/>
          <w:sz w:val="18"/>
          <w:szCs w:val="18"/>
        </w:rPr>
        <w:t xml:space="preserve"> above?</w:t>
      </w:r>
      <w:r w:rsidR="0000496D" w:rsidRPr="00B607EF">
        <w:rPr>
          <w:rFonts w:ascii="Arial" w:hAnsi="Arial" w:cs="Arial"/>
          <w:b w:val="0"/>
          <w:sz w:val="18"/>
          <w:szCs w:val="18"/>
        </w:rPr>
        <w:t xml:space="preserve"> (Don’t spend too much time explaining the technology)</w:t>
      </w:r>
    </w:p>
    <w:p w14:paraId="7D2727EF" w14:textId="77777777" w:rsidR="00754885" w:rsidRPr="00B607EF" w:rsidRDefault="00754885" w:rsidP="00754885">
      <w:pPr>
        <w:pStyle w:val="BodyText"/>
        <w:numPr>
          <w:ilvl w:val="0"/>
          <w:numId w:val="31"/>
        </w:numPr>
        <w:tabs>
          <w:tab w:val="clear" w:pos="4788"/>
          <w:tab w:val="num" w:pos="1080"/>
        </w:tabs>
        <w:ind w:left="1080" w:hanging="360"/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b w:val="0"/>
          <w:sz w:val="18"/>
          <w:szCs w:val="18"/>
        </w:rPr>
        <w:t>Why is your solution compelling to the target market?</w:t>
      </w:r>
    </w:p>
    <w:p w14:paraId="6233FA87" w14:textId="77777777" w:rsidR="00754885" w:rsidRPr="00B607EF" w:rsidRDefault="00754885" w:rsidP="00754885">
      <w:pPr>
        <w:pStyle w:val="BodyText"/>
        <w:numPr>
          <w:ilvl w:val="0"/>
          <w:numId w:val="31"/>
        </w:numPr>
        <w:tabs>
          <w:tab w:val="clear" w:pos="4788"/>
          <w:tab w:val="num" w:pos="1080"/>
        </w:tabs>
        <w:ind w:left="1080" w:hanging="360"/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b w:val="0"/>
          <w:sz w:val="18"/>
          <w:szCs w:val="18"/>
        </w:rPr>
        <w:t>What advantages does your solution offer to the market?</w:t>
      </w:r>
    </w:p>
    <w:p w14:paraId="7F1EECDF" w14:textId="77777777" w:rsidR="0000496D" w:rsidRPr="00B607EF" w:rsidRDefault="0000496D" w:rsidP="00754885">
      <w:pPr>
        <w:pStyle w:val="BodyText"/>
        <w:numPr>
          <w:ilvl w:val="0"/>
          <w:numId w:val="31"/>
        </w:numPr>
        <w:tabs>
          <w:tab w:val="clear" w:pos="4788"/>
          <w:tab w:val="num" w:pos="1080"/>
        </w:tabs>
        <w:ind w:left="1080" w:hanging="360"/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b w:val="0"/>
          <w:sz w:val="18"/>
          <w:szCs w:val="18"/>
        </w:rPr>
        <w:t>How is your solution different from existing alternative solutions (if any)?</w:t>
      </w:r>
    </w:p>
    <w:p w14:paraId="6072336D" w14:textId="77777777" w:rsidR="00754885" w:rsidRPr="00B607EF" w:rsidRDefault="00754885" w:rsidP="00754885">
      <w:pPr>
        <w:pStyle w:val="BodyText"/>
        <w:numPr>
          <w:ilvl w:val="0"/>
          <w:numId w:val="31"/>
        </w:numPr>
        <w:tabs>
          <w:tab w:val="clear" w:pos="4788"/>
          <w:tab w:val="num" w:pos="1080"/>
        </w:tabs>
        <w:ind w:left="1080" w:hanging="360"/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b w:val="0"/>
          <w:sz w:val="18"/>
          <w:szCs w:val="18"/>
        </w:rPr>
        <w:t>Why would someone consider your solution?</w:t>
      </w:r>
    </w:p>
    <w:p w14:paraId="182BC5BA" w14:textId="77777777" w:rsidR="00754885" w:rsidRPr="00B607EF" w:rsidRDefault="00754885" w:rsidP="00754885">
      <w:pPr>
        <w:pStyle w:val="BodyText"/>
        <w:numPr>
          <w:ilvl w:val="0"/>
          <w:numId w:val="31"/>
        </w:numPr>
        <w:tabs>
          <w:tab w:val="clear" w:pos="4788"/>
          <w:tab w:val="num" w:pos="1080"/>
        </w:tabs>
        <w:ind w:left="1080" w:hanging="360"/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b w:val="0"/>
          <w:sz w:val="18"/>
          <w:szCs w:val="18"/>
        </w:rPr>
        <w:t xml:space="preserve">What metrics would someone use to determine your products </w:t>
      </w:r>
      <w:r w:rsidR="00756AB0" w:rsidRPr="00B607EF">
        <w:rPr>
          <w:rFonts w:ascii="Arial" w:hAnsi="Arial" w:cs="Arial"/>
          <w:b w:val="0"/>
          <w:sz w:val="18"/>
          <w:szCs w:val="18"/>
        </w:rPr>
        <w:t>value?</w:t>
      </w:r>
      <w:r w:rsidRPr="00B607EF">
        <w:rPr>
          <w:rFonts w:ascii="Arial" w:hAnsi="Arial" w:cs="Arial"/>
          <w:b w:val="0"/>
          <w:sz w:val="18"/>
          <w:szCs w:val="18"/>
        </w:rPr>
        <w:t xml:space="preserve"> (Does it reduce time to market?  Is it less expensive?  Does it create a competitive advantage for the customer?)</w:t>
      </w:r>
    </w:p>
    <w:p w14:paraId="624D1DFA" w14:textId="77777777" w:rsidR="00754885" w:rsidRPr="00B607EF" w:rsidRDefault="00754885" w:rsidP="0000496D">
      <w:pPr>
        <w:pStyle w:val="BodyText"/>
        <w:numPr>
          <w:ilvl w:val="0"/>
          <w:numId w:val="31"/>
        </w:numPr>
        <w:tabs>
          <w:tab w:val="clear" w:pos="4788"/>
          <w:tab w:val="num" w:pos="1080"/>
        </w:tabs>
        <w:ind w:left="1080" w:hanging="360"/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b w:val="0"/>
          <w:sz w:val="18"/>
          <w:szCs w:val="18"/>
        </w:rPr>
        <w:t>Who are the decision makers in the target market?</w:t>
      </w:r>
    </w:p>
    <w:p w14:paraId="4383DC82" w14:textId="77777777" w:rsidR="00754885" w:rsidRPr="00B607EF" w:rsidRDefault="00754885">
      <w:pPr>
        <w:widowControl w:val="0"/>
        <w:pBdr>
          <w:top w:val="single" w:sz="12" w:space="0" w:color="auto"/>
        </w:pBdr>
        <w:tabs>
          <w:tab w:val="left" w:pos="3480"/>
          <w:tab w:val="left" w:pos="3720"/>
        </w:tabs>
        <w:autoSpaceDE w:val="0"/>
        <w:autoSpaceDN w:val="0"/>
        <w:adjustRightInd w:val="0"/>
        <w:spacing w:after="120" w:line="260" w:lineRule="exact"/>
        <w:jc w:val="both"/>
        <w:rPr>
          <w:rFonts w:cs="Arial"/>
          <w:szCs w:val="18"/>
        </w:rPr>
      </w:pPr>
    </w:p>
    <w:p w14:paraId="34AF3527" w14:textId="77777777" w:rsidR="00754885" w:rsidRPr="00B607EF" w:rsidRDefault="00754885">
      <w:pPr>
        <w:widowControl w:val="0"/>
        <w:pBdr>
          <w:top w:val="single" w:sz="12" w:space="0" w:color="auto"/>
        </w:pBdr>
        <w:tabs>
          <w:tab w:val="left" w:pos="3480"/>
          <w:tab w:val="left" w:pos="3720"/>
        </w:tabs>
        <w:autoSpaceDE w:val="0"/>
        <w:autoSpaceDN w:val="0"/>
        <w:adjustRightInd w:val="0"/>
        <w:spacing w:after="120" w:line="260" w:lineRule="exact"/>
        <w:jc w:val="both"/>
        <w:rPr>
          <w:rFonts w:cs="Arial"/>
          <w:szCs w:val="18"/>
        </w:rPr>
      </w:pPr>
    </w:p>
    <w:p w14:paraId="4096EF69" w14:textId="77777777" w:rsidR="0000496D" w:rsidRPr="00B607EF" w:rsidRDefault="005861E4" w:rsidP="0000496D">
      <w:pPr>
        <w:pStyle w:val="BodyText"/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sz w:val="18"/>
          <w:szCs w:val="18"/>
        </w:rPr>
        <w:t>Marketplace/Competition</w:t>
      </w:r>
      <w:r w:rsidRPr="00B607EF">
        <w:rPr>
          <w:rFonts w:ascii="Arial" w:hAnsi="Arial" w:cs="Arial"/>
          <w:b w:val="0"/>
          <w:sz w:val="18"/>
          <w:szCs w:val="18"/>
        </w:rPr>
        <w:t xml:space="preserve">. </w:t>
      </w:r>
      <w:r w:rsidR="0000496D" w:rsidRPr="00B607EF">
        <w:rPr>
          <w:rFonts w:ascii="Arial" w:hAnsi="Arial" w:cs="Arial"/>
          <w:b w:val="0"/>
          <w:sz w:val="18"/>
          <w:szCs w:val="18"/>
        </w:rPr>
        <w:t>Describe the target market</w:t>
      </w:r>
      <w:r w:rsidR="00556D61" w:rsidRPr="00B607EF">
        <w:rPr>
          <w:rFonts w:ascii="Arial" w:hAnsi="Arial" w:cs="Arial"/>
          <w:b w:val="0"/>
          <w:sz w:val="18"/>
          <w:szCs w:val="18"/>
        </w:rPr>
        <w:t xml:space="preserve"> and the applicable competitors. </w:t>
      </w:r>
      <w:r w:rsidR="0000496D" w:rsidRPr="00B607EF">
        <w:rPr>
          <w:rFonts w:ascii="Arial" w:hAnsi="Arial" w:cs="Arial"/>
          <w:b w:val="0"/>
          <w:sz w:val="18"/>
          <w:szCs w:val="18"/>
        </w:rPr>
        <w:t>Consider the following:</w:t>
      </w:r>
    </w:p>
    <w:p w14:paraId="796B6B9A" w14:textId="77777777" w:rsidR="0000496D" w:rsidRPr="00B607EF" w:rsidRDefault="0000496D" w:rsidP="0000496D">
      <w:pPr>
        <w:pStyle w:val="BodyText"/>
        <w:numPr>
          <w:ilvl w:val="0"/>
          <w:numId w:val="32"/>
        </w:numPr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b w:val="0"/>
          <w:sz w:val="18"/>
          <w:szCs w:val="18"/>
        </w:rPr>
        <w:t>What market</w:t>
      </w:r>
      <w:r w:rsidR="00421AF9" w:rsidRPr="00B607EF">
        <w:rPr>
          <w:rFonts w:ascii="Arial" w:hAnsi="Arial" w:cs="Arial"/>
          <w:b w:val="0"/>
          <w:sz w:val="18"/>
          <w:szCs w:val="18"/>
        </w:rPr>
        <w:t>(s)</w:t>
      </w:r>
      <w:r w:rsidRPr="00B607EF">
        <w:rPr>
          <w:rFonts w:ascii="Arial" w:hAnsi="Arial" w:cs="Arial"/>
          <w:b w:val="0"/>
          <w:sz w:val="18"/>
          <w:szCs w:val="18"/>
        </w:rPr>
        <w:t xml:space="preserve"> are you targeting?</w:t>
      </w:r>
    </w:p>
    <w:p w14:paraId="290BF8B2" w14:textId="77777777" w:rsidR="0000496D" w:rsidRPr="00B607EF" w:rsidRDefault="0000496D" w:rsidP="0000496D">
      <w:pPr>
        <w:pStyle w:val="BodyText"/>
        <w:numPr>
          <w:ilvl w:val="0"/>
          <w:numId w:val="32"/>
        </w:numPr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b w:val="0"/>
          <w:sz w:val="18"/>
          <w:szCs w:val="18"/>
        </w:rPr>
        <w:t xml:space="preserve">Why </w:t>
      </w:r>
      <w:r w:rsidR="00421AF9" w:rsidRPr="00B607EF">
        <w:rPr>
          <w:rFonts w:ascii="Arial" w:hAnsi="Arial" w:cs="Arial"/>
          <w:b w:val="0"/>
          <w:sz w:val="18"/>
          <w:szCs w:val="18"/>
        </w:rPr>
        <w:t xml:space="preserve">are </w:t>
      </w:r>
      <w:r w:rsidRPr="00B607EF">
        <w:rPr>
          <w:rFonts w:ascii="Arial" w:hAnsi="Arial" w:cs="Arial"/>
          <w:b w:val="0"/>
          <w:sz w:val="18"/>
          <w:szCs w:val="18"/>
        </w:rPr>
        <w:t>th</w:t>
      </w:r>
      <w:r w:rsidR="00421AF9" w:rsidRPr="00B607EF">
        <w:rPr>
          <w:rFonts w:ascii="Arial" w:hAnsi="Arial" w:cs="Arial"/>
          <w:b w:val="0"/>
          <w:sz w:val="18"/>
          <w:szCs w:val="18"/>
        </w:rPr>
        <w:t>e</w:t>
      </w:r>
      <w:r w:rsidRPr="00B607EF">
        <w:rPr>
          <w:rFonts w:ascii="Arial" w:hAnsi="Arial" w:cs="Arial"/>
          <w:b w:val="0"/>
          <w:sz w:val="18"/>
          <w:szCs w:val="18"/>
        </w:rPr>
        <w:t>s</w:t>
      </w:r>
      <w:r w:rsidR="00421AF9" w:rsidRPr="00B607EF">
        <w:rPr>
          <w:rFonts w:ascii="Arial" w:hAnsi="Arial" w:cs="Arial"/>
          <w:b w:val="0"/>
          <w:sz w:val="18"/>
          <w:szCs w:val="18"/>
        </w:rPr>
        <w:t>e</w:t>
      </w:r>
      <w:r w:rsidRPr="00B607EF">
        <w:rPr>
          <w:rFonts w:ascii="Arial" w:hAnsi="Arial" w:cs="Arial"/>
          <w:b w:val="0"/>
          <w:sz w:val="18"/>
          <w:szCs w:val="18"/>
        </w:rPr>
        <w:t xml:space="preserve"> </w:t>
      </w:r>
      <w:r w:rsidR="00556D61" w:rsidRPr="00B607EF">
        <w:rPr>
          <w:rFonts w:ascii="Arial" w:hAnsi="Arial" w:cs="Arial"/>
          <w:b w:val="0"/>
          <w:sz w:val="18"/>
          <w:szCs w:val="18"/>
        </w:rPr>
        <w:t>market</w:t>
      </w:r>
      <w:r w:rsidR="00421AF9" w:rsidRPr="00B607EF">
        <w:rPr>
          <w:rFonts w:ascii="Arial" w:hAnsi="Arial" w:cs="Arial"/>
          <w:b w:val="0"/>
          <w:sz w:val="18"/>
          <w:szCs w:val="18"/>
        </w:rPr>
        <w:t>(s)</w:t>
      </w:r>
      <w:r w:rsidR="00556D61" w:rsidRPr="00B607EF">
        <w:rPr>
          <w:rFonts w:ascii="Arial" w:hAnsi="Arial" w:cs="Arial"/>
          <w:b w:val="0"/>
          <w:sz w:val="18"/>
          <w:szCs w:val="18"/>
        </w:rPr>
        <w:t xml:space="preserve"> attractive</w:t>
      </w:r>
      <w:r w:rsidRPr="00B607EF">
        <w:rPr>
          <w:rFonts w:ascii="Arial" w:hAnsi="Arial" w:cs="Arial"/>
          <w:b w:val="0"/>
          <w:sz w:val="18"/>
          <w:szCs w:val="18"/>
        </w:rPr>
        <w:t>?</w:t>
      </w:r>
    </w:p>
    <w:p w14:paraId="4B5080FB" w14:textId="77777777" w:rsidR="0000496D" w:rsidRPr="00B607EF" w:rsidRDefault="0000496D" w:rsidP="0000496D">
      <w:pPr>
        <w:pStyle w:val="BodyText"/>
        <w:numPr>
          <w:ilvl w:val="0"/>
          <w:numId w:val="32"/>
        </w:numPr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b w:val="0"/>
          <w:sz w:val="18"/>
          <w:szCs w:val="18"/>
        </w:rPr>
        <w:t xml:space="preserve">How will you compete in </w:t>
      </w:r>
      <w:r w:rsidR="00421AF9" w:rsidRPr="00B607EF">
        <w:rPr>
          <w:rFonts w:ascii="Arial" w:hAnsi="Arial" w:cs="Arial"/>
          <w:b w:val="0"/>
          <w:sz w:val="18"/>
          <w:szCs w:val="18"/>
        </w:rPr>
        <w:t xml:space="preserve">the </w:t>
      </w:r>
      <w:r w:rsidRPr="00B607EF">
        <w:rPr>
          <w:rFonts w:ascii="Arial" w:hAnsi="Arial" w:cs="Arial"/>
          <w:b w:val="0"/>
          <w:sz w:val="18"/>
          <w:szCs w:val="18"/>
        </w:rPr>
        <w:t>target market?</w:t>
      </w:r>
    </w:p>
    <w:p w14:paraId="6A70FF7D" w14:textId="77777777" w:rsidR="0000496D" w:rsidRPr="00B607EF" w:rsidRDefault="0000496D" w:rsidP="0000496D">
      <w:pPr>
        <w:pStyle w:val="BodyText"/>
        <w:numPr>
          <w:ilvl w:val="0"/>
          <w:numId w:val="32"/>
        </w:numPr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b w:val="0"/>
          <w:sz w:val="18"/>
          <w:szCs w:val="18"/>
        </w:rPr>
        <w:t>Why is th</w:t>
      </w:r>
      <w:r w:rsidR="00421AF9" w:rsidRPr="00B607EF">
        <w:rPr>
          <w:rFonts w:ascii="Arial" w:hAnsi="Arial" w:cs="Arial"/>
          <w:b w:val="0"/>
          <w:sz w:val="18"/>
          <w:szCs w:val="18"/>
        </w:rPr>
        <w:t>e</w:t>
      </w:r>
      <w:r w:rsidRPr="00B607EF">
        <w:rPr>
          <w:rFonts w:ascii="Arial" w:hAnsi="Arial" w:cs="Arial"/>
          <w:b w:val="0"/>
          <w:sz w:val="18"/>
          <w:szCs w:val="18"/>
        </w:rPr>
        <w:t xml:space="preserve"> target market in a position to want your product or service?</w:t>
      </w:r>
    </w:p>
    <w:p w14:paraId="0C06443E" w14:textId="77777777" w:rsidR="00556D61" w:rsidRPr="00B607EF" w:rsidRDefault="00556D61" w:rsidP="00556D61">
      <w:pPr>
        <w:numPr>
          <w:ilvl w:val="0"/>
          <w:numId w:val="32"/>
        </w:numPr>
        <w:spacing w:line="240" w:lineRule="auto"/>
        <w:rPr>
          <w:rFonts w:cs="Arial"/>
          <w:szCs w:val="18"/>
        </w:rPr>
      </w:pPr>
      <w:r w:rsidRPr="00B607EF">
        <w:rPr>
          <w:rFonts w:cs="Arial"/>
          <w:szCs w:val="18"/>
        </w:rPr>
        <w:t>Who is your competition (direct, indirect &amp; potential)?</w:t>
      </w:r>
    </w:p>
    <w:p w14:paraId="6774AC3A" w14:textId="77777777" w:rsidR="00556D61" w:rsidRPr="00B607EF" w:rsidRDefault="00556D61" w:rsidP="00556D61">
      <w:pPr>
        <w:spacing w:line="240" w:lineRule="auto"/>
        <w:rPr>
          <w:rFonts w:cs="Arial"/>
          <w:szCs w:val="18"/>
        </w:rPr>
      </w:pPr>
    </w:p>
    <w:p w14:paraId="020025A2" w14:textId="77777777" w:rsidR="00556D61" w:rsidRPr="00B607EF" w:rsidRDefault="00556D61" w:rsidP="00556D61">
      <w:pPr>
        <w:numPr>
          <w:ilvl w:val="0"/>
          <w:numId w:val="32"/>
        </w:numPr>
        <w:spacing w:line="240" w:lineRule="auto"/>
        <w:rPr>
          <w:rFonts w:cs="Arial"/>
          <w:szCs w:val="18"/>
        </w:rPr>
      </w:pPr>
      <w:r w:rsidRPr="00B607EF">
        <w:rPr>
          <w:rFonts w:cs="Arial"/>
          <w:szCs w:val="18"/>
        </w:rPr>
        <w:lastRenderedPageBreak/>
        <w:t>What do they offer that can create risks or opportunities for you going forward?</w:t>
      </w:r>
    </w:p>
    <w:p w14:paraId="5AB0754B" w14:textId="77777777" w:rsidR="00556D61" w:rsidRPr="00B607EF" w:rsidRDefault="00556D61" w:rsidP="00556D61">
      <w:pPr>
        <w:spacing w:line="240" w:lineRule="auto"/>
        <w:rPr>
          <w:rFonts w:cs="Arial"/>
          <w:szCs w:val="18"/>
        </w:rPr>
      </w:pPr>
    </w:p>
    <w:p w14:paraId="3E9095FD" w14:textId="77777777" w:rsidR="00556D61" w:rsidRPr="00B607EF" w:rsidRDefault="00556D61" w:rsidP="00556D61">
      <w:pPr>
        <w:numPr>
          <w:ilvl w:val="0"/>
          <w:numId w:val="32"/>
        </w:numPr>
        <w:spacing w:line="240" w:lineRule="auto"/>
        <w:rPr>
          <w:rFonts w:cs="Arial"/>
          <w:szCs w:val="18"/>
        </w:rPr>
      </w:pPr>
      <w:r w:rsidRPr="00B607EF">
        <w:rPr>
          <w:rFonts w:cs="Arial"/>
          <w:szCs w:val="18"/>
        </w:rPr>
        <w:t xml:space="preserve">How are you positioned to capitalize on the </w:t>
      </w:r>
      <w:proofErr w:type="gramStart"/>
      <w:r w:rsidRPr="00B607EF">
        <w:rPr>
          <w:rFonts w:cs="Arial"/>
          <w:szCs w:val="18"/>
        </w:rPr>
        <w:t>competitions</w:t>
      </w:r>
      <w:proofErr w:type="gramEnd"/>
      <w:r w:rsidRPr="00B607EF">
        <w:rPr>
          <w:rFonts w:cs="Arial"/>
          <w:szCs w:val="18"/>
        </w:rPr>
        <w:t xml:space="preserve"> weaknesses?</w:t>
      </w:r>
    </w:p>
    <w:p w14:paraId="4BD6F04A" w14:textId="77777777" w:rsidR="00556D61" w:rsidRPr="00B607EF" w:rsidRDefault="00556D61" w:rsidP="00556D61">
      <w:pPr>
        <w:spacing w:line="240" w:lineRule="auto"/>
        <w:rPr>
          <w:rFonts w:cs="Arial"/>
          <w:szCs w:val="18"/>
        </w:rPr>
      </w:pPr>
    </w:p>
    <w:p w14:paraId="0FCD1782" w14:textId="77777777" w:rsidR="00556D61" w:rsidRPr="00B607EF" w:rsidRDefault="00556D61" w:rsidP="00556D61">
      <w:pPr>
        <w:numPr>
          <w:ilvl w:val="0"/>
          <w:numId w:val="32"/>
        </w:numPr>
        <w:spacing w:line="240" w:lineRule="auto"/>
        <w:rPr>
          <w:rFonts w:cs="Arial"/>
          <w:szCs w:val="18"/>
        </w:rPr>
      </w:pPr>
      <w:r w:rsidRPr="00B607EF">
        <w:rPr>
          <w:rFonts w:cs="Arial"/>
          <w:szCs w:val="18"/>
        </w:rPr>
        <w:t>How will the competitors respond to your entry into the market?</w:t>
      </w:r>
    </w:p>
    <w:p w14:paraId="4A0B9AC9" w14:textId="77777777" w:rsidR="00556D61" w:rsidRPr="00B607EF" w:rsidRDefault="00556D61" w:rsidP="00556D61">
      <w:pPr>
        <w:spacing w:line="240" w:lineRule="auto"/>
        <w:rPr>
          <w:rFonts w:cs="Arial"/>
          <w:szCs w:val="18"/>
        </w:rPr>
      </w:pPr>
    </w:p>
    <w:p w14:paraId="3A3DF294" w14:textId="77777777" w:rsidR="00556D61" w:rsidRPr="00B607EF" w:rsidRDefault="00556D61" w:rsidP="00556D61">
      <w:pPr>
        <w:numPr>
          <w:ilvl w:val="0"/>
          <w:numId w:val="32"/>
        </w:numPr>
        <w:spacing w:line="240" w:lineRule="auto"/>
        <w:rPr>
          <w:rFonts w:cs="Arial"/>
          <w:szCs w:val="18"/>
        </w:rPr>
      </w:pPr>
      <w:r w:rsidRPr="00B607EF">
        <w:rPr>
          <w:rFonts w:cs="Arial"/>
          <w:szCs w:val="18"/>
        </w:rPr>
        <w:t>What are your competitive advantages?</w:t>
      </w:r>
    </w:p>
    <w:p w14:paraId="758FDE45" w14:textId="77777777" w:rsidR="005861E4" w:rsidRPr="00B607EF" w:rsidRDefault="005861E4">
      <w:pPr>
        <w:pStyle w:val="1bodytext"/>
        <w:tabs>
          <w:tab w:val="num" w:pos="-180"/>
        </w:tabs>
        <w:spacing w:after="240" w:line="260" w:lineRule="exact"/>
        <w:jc w:val="both"/>
        <w:rPr>
          <w:rFonts w:cs="Arial"/>
          <w:bCs/>
          <w:sz w:val="18"/>
          <w:szCs w:val="18"/>
        </w:rPr>
      </w:pPr>
    </w:p>
    <w:p w14:paraId="2B4EFA59" w14:textId="77777777" w:rsidR="005861E4" w:rsidRPr="00B607EF" w:rsidRDefault="005861E4">
      <w:pPr>
        <w:widowControl w:val="0"/>
        <w:tabs>
          <w:tab w:val="left" w:pos="3330"/>
          <w:tab w:val="left" w:pos="3780"/>
        </w:tabs>
        <w:autoSpaceDE w:val="0"/>
        <w:autoSpaceDN w:val="0"/>
        <w:adjustRightInd w:val="0"/>
        <w:spacing w:after="240" w:line="260" w:lineRule="exact"/>
        <w:jc w:val="both"/>
        <w:rPr>
          <w:rFonts w:cs="Arial"/>
          <w:szCs w:val="18"/>
        </w:rPr>
      </w:pPr>
      <w:r w:rsidRPr="00B607EF">
        <w:rPr>
          <w:rFonts w:cs="Arial"/>
          <w:b/>
          <w:bCs/>
          <w:szCs w:val="18"/>
        </w:rPr>
        <w:t>Marketing/Sales Strategy</w:t>
      </w:r>
      <w:r w:rsidRPr="00B607EF">
        <w:rPr>
          <w:rFonts w:cs="Arial"/>
          <w:bCs/>
          <w:szCs w:val="18"/>
        </w:rPr>
        <w:t xml:space="preserve">. </w:t>
      </w:r>
      <w:r w:rsidR="007843F6" w:rsidRPr="00B607EF">
        <w:rPr>
          <w:rFonts w:cs="Arial"/>
          <w:szCs w:val="18"/>
        </w:rPr>
        <w:t>D</w:t>
      </w:r>
      <w:r w:rsidR="00D23C2B" w:rsidRPr="00B607EF">
        <w:rPr>
          <w:rFonts w:cs="Arial"/>
          <w:szCs w:val="18"/>
        </w:rPr>
        <w:t>escribe how you will bring the product/service to your target market(s), Consider the following:</w:t>
      </w:r>
    </w:p>
    <w:p w14:paraId="0FE6F6C9" w14:textId="77777777" w:rsidR="00D23C2B" w:rsidRPr="00B607EF" w:rsidRDefault="00D23C2B" w:rsidP="00D23C2B">
      <w:pPr>
        <w:widowControl w:val="0"/>
        <w:numPr>
          <w:ilvl w:val="0"/>
          <w:numId w:val="35"/>
        </w:numPr>
        <w:tabs>
          <w:tab w:val="left" w:pos="3330"/>
          <w:tab w:val="left" w:pos="3780"/>
        </w:tabs>
        <w:autoSpaceDE w:val="0"/>
        <w:autoSpaceDN w:val="0"/>
        <w:adjustRightInd w:val="0"/>
        <w:spacing w:after="240" w:line="260" w:lineRule="exact"/>
        <w:jc w:val="both"/>
        <w:rPr>
          <w:rFonts w:cs="Arial"/>
          <w:szCs w:val="18"/>
        </w:rPr>
      </w:pPr>
      <w:r w:rsidRPr="00B607EF">
        <w:rPr>
          <w:rFonts w:cs="Arial"/>
          <w:szCs w:val="18"/>
        </w:rPr>
        <w:t>How will the target market learn about your product/service?</w:t>
      </w:r>
    </w:p>
    <w:p w14:paraId="2A963751" w14:textId="77777777" w:rsidR="00756AB0" w:rsidRPr="00B607EF" w:rsidRDefault="00756AB0" w:rsidP="00D23C2B">
      <w:pPr>
        <w:widowControl w:val="0"/>
        <w:numPr>
          <w:ilvl w:val="0"/>
          <w:numId w:val="35"/>
        </w:numPr>
        <w:tabs>
          <w:tab w:val="left" w:pos="3330"/>
          <w:tab w:val="left" w:pos="3780"/>
        </w:tabs>
        <w:autoSpaceDE w:val="0"/>
        <w:autoSpaceDN w:val="0"/>
        <w:adjustRightInd w:val="0"/>
        <w:spacing w:after="240" w:line="260" w:lineRule="exact"/>
        <w:jc w:val="both"/>
        <w:rPr>
          <w:rFonts w:cs="Arial"/>
          <w:szCs w:val="18"/>
        </w:rPr>
      </w:pPr>
      <w:r w:rsidRPr="00B607EF">
        <w:rPr>
          <w:rFonts w:cs="Arial"/>
          <w:szCs w:val="18"/>
        </w:rPr>
        <w:t>What is your selling message?</w:t>
      </w:r>
    </w:p>
    <w:p w14:paraId="5FD4DE0A" w14:textId="77777777" w:rsidR="00756AB0" w:rsidRPr="00B607EF" w:rsidRDefault="00756AB0" w:rsidP="00D23C2B">
      <w:pPr>
        <w:widowControl w:val="0"/>
        <w:numPr>
          <w:ilvl w:val="0"/>
          <w:numId w:val="35"/>
        </w:numPr>
        <w:tabs>
          <w:tab w:val="left" w:pos="3330"/>
          <w:tab w:val="left" w:pos="3780"/>
        </w:tabs>
        <w:autoSpaceDE w:val="0"/>
        <w:autoSpaceDN w:val="0"/>
        <w:adjustRightInd w:val="0"/>
        <w:spacing w:after="240" w:line="260" w:lineRule="exact"/>
        <w:jc w:val="both"/>
        <w:rPr>
          <w:rFonts w:cs="Arial"/>
          <w:szCs w:val="18"/>
        </w:rPr>
      </w:pPr>
      <w:r w:rsidRPr="00B607EF">
        <w:rPr>
          <w:rFonts w:cs="Arial"/>
          <w:szCs w:val="18"/>
        </w:rPr>
        <w:t>What is your pricing strategy?</w:t>
      </w:r>
    </w:p>
    <w:p w14:paraId="045707A5" w14:textId="77777777" w:rsidR="00D23C2B" w:rsidRPr="00B607EF" w:rsidRDefault="00D23C2B" w:rsidP="00D23C2B">
      <w:pPr>
        <w:widowControl w:val="0"/>
        <w:numPr>
          <w:ilvl w:val="0"/>
          <w:numId w:val="35"/>
        </w:numPr>
        <w:tabs>
          <w:tab w:val="left" w:pos="3330"/>
          <w:tab w:val="left" w:pos="3780"/>
        </w:tabs>
        <w:autoSpaceDE w:val="0"/>
        <w:autoSpaceDN w:val="0"/>
        <w:adjustRightInd w:val="0"/>
        <w:spacing w:after="240" w:line="260" w:lineRule="exact"/>
        <w:jc w:val="both"/>
        <w:rPr>
          <w:rFonts w:cs="Arial"/>
          <w:szCs w:val="18"/>
        </w:rPr>
      </w:pPr>
      <w:r w:rsidRPr="00B607EF">
        <w:rPr>
          <w:rFonts w:cs="Arial"/>
          <w:szCs w:val="18"/>
        </w:rPr>
        <w:t>How will you sell to the decision makers? (direct, indirect)</w:t>
      </w:r>
    </w:p>
    <w:p w14:paraId="19CCE889" w14:textId="77777777" w:rsidR="00D23C2B" w:rsidRPr="00B607EF" w:rsidRDefault="00D23C2B" w:rsidP="00D23C2B">
      <w:pPr>
        <w:widowControl w:val="0"/>
        <w:numPr>
          <w:ilvl w:val="0"/>
          <w:numId w:val="35"/>
        </w:numPr>
        <w:tabs>
          <w:tab w:val="left" w:pos="3330"/>
          <w:tab w:val="left" w:pos="3780"/>
        </w:tabs>
        <w:autoSpaceDE w:val="0"/>
        <w:autoSpaceDN w:val="0"/>
        <w:adjustRightInd w:val="0"/>
        <w:spacing w:after="240" w:line="260" w:lineRule="exact"/>
        <w:jc w:val="both"/>
        <w:rPr>
          <w:rFonts w:cs="Arial"/>
          <w:szCs w:val="18"/>
        </w:rPr>
      </w:pPr>
      <w:r w:rsidRPr="00B607EF">
        <w:rPr>
          <w:rFonts w:cs="Arial"/>
          <w:szCs w:val="18"/>
        </w:rPr>
        <w:t>If using an indirect channel, what incentive</w:t>
      </w:r>
      <w:r w:rsidR="00756AB0" w:rsidRPr="00B607EF">
        <w:rPr>
          <w:rFonts w:cs="Arial"/>
          <w:szCs w:val="18"/>
        </w:rPr>
        <w:t>s</w:t>
      </w:r>
      <w:r w:rsidRPr="00B607EF">
        <w:rPr>
          <w:rFonts w:cs="Arial"/>
          <w:szCs w:val="18"/>
        </w:rPr>
        <w:t xml:space="preserve"> </w:t>
      </w:r>
      <w:r w:rsidR="00756AB0" w:rsidRPr="00B607EF">
        <w:rPr>
          <w:rFonts w:cs="Arial"/>
          <w:szCs w:val="18"/>
        </w:rPr>
        <w:t>will you use</w:t>
      </w:r>
      <w:r w:rsidRPr="00B607EF">
        <w:rPr>
          <w:rFonts w:cs="Arial"/>
          <w:szCs w:val="18"/>
        </w:rPr>
        <w:t>?</w:t>
      </w:r>
    </w:p>
    <w:p w14:paraId="65018DF5" w14:textId="15AF81C5" w:rsidR="00430566" w:rsidRDefault="005861E4" w:rsidP="00430566">
      <w:pPr>
        <w:pStyle w:val="BodyText"/>
        <w:jc w:val="left"/>
        <w:rPr>
          <w:ins w:id="161" w:author="Tom N" w:date="2019-08-03T11:39:00Z"/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sz w:val="18"/>
          <w:szCs w:val="18"/>
        </w:rPr>
        <w:t>Management Team</w:t>
      </w:r>
      <w:r w:rsidRPr="00B607EF">
        <w:rPr>
          <w:rFonts w:ascii="Arial" w:hAnsi="Arial" w:cs="Arial"/>
          <w:b w:val="0"/>
          <w:sz w:val="18"/>
          <w:szCs w:val="18"/>
        </w:rPr>
        <w:t xml:space="preserve">. </w:t>
      </w:r>
      <w:r w:rsidR="00430566" w:rsidRPr="00B607EF">
        <w:rPr>
          <w:rFonts w:ascii="Arial" w:hAnsi="Arial" w:cs="Arial"/>
          <w:b w:val="0"/>
          <w:sz w:val="18"/>
          <w:szCs w:val="18"/>
        </w:rPr>
        <w:t>Describe the members of your executive team.  Focus on what each team member brings to the company.</w:t>
      </w:r>
    </w:p>
    <w:p w14:paraId="091212C0" w14:textId="450F863D" w:rsidR="00F437CD" w:rsidRDefault="00F437CD" w:rsidP="00430566">
      <w:pPr>
        <w:pStyle w:val="BodyText"/>
        <w:jc w:val="left"/>
        <w:rPr>
          <w:ins w:id="162" w:author="Tom N" w:date="2019-08-03T11:40:00Z"/>
          <w:rFonts w:ascii="Arial" w:hAnsi="Arial" w:cs="Arial"/>
          <w:b w:val="0"/>
          <w:sz w:val="18"/>
          <w:szCs w:val="18"/>
        </w:rPr>
      </w:pPr>
      <w:ins w:id="163" w:author="Tom N" w:date="2019-08-03T11:39:00Z">
        <w:r>
          <w:rPr>
            <w:rFonts w:ascii="Arial" w:hAnsi="Arial" w:cs="Arial"/>
            <w:b w:val="0"/>
            <w:sz w:val="18"/>
            <w:szCs w:val="18"/>
          </w:rPr>
          <w:t xml:space="preserve">Thomas Nalian – </w:t>
        </w:r>
      </w:ins>
    </w:p>
    <w:p w14:paraId="7F9DA6D3" w14:textId="436CEEC1" w:rsidR="00F437CD" w:rsidRDefault="00F437CD" w:rsidP="00430566">
      <w:pPr>
        <w:pStyle w:val="BodyText"/>
        <w:jc w:val="left"/>
        <w:rPr>
          <w:ins w:id="164" w:author="Tom N" w:date="2019-08-03T11:40:00Z"/>
          <w:rFonts w:ascii="Arial" w:hAnsi="Arial" w:cs="Arial"/>
          <w:b w:val="0"/>
          <w:sz w:val="18"/>
          <w:szCs w:val="18"/>
        </w:rPr>
      </w:pPr>
      <w:ins w:id="165" w:author="Tom N" w:date="2019-08-03T11:40:00Z">
        <w:r>
          <w:rPr>
            <w:rFonts w:ascii="Arial" w:hAnsi="Arial" w:cs="Arial"/>
            <w:b w:val="0"/>
            <w:sz w:val="18"/>
            <w:szCs w:val="18"/>
          </w:rPr>
          <w:t xml:space="preserve">Leonard Sachs – </w:t>
        </w:r>
      </w:ins>
    </w:p>
    <w:p w14:paraId="56463C5C" w14:textId="60298EFA" w:rsidR="00F437CD" w:rsidRDefault="00F437CD" w:rsidP="00430566">
      <w:pPr>
        <w:pStyle w:val="BodyText"/>
        <w:jc w:val="left"/>
        <w:rPr>
          <w:ins w:id="166" w:author="Tom N" w:date="2019-08-03T11:40:00Z"/>
          <w:rFonts w:ascii="Arial" w:hAnsi="Arial" w:cs="Arial"/>
          <w:b w:val="0"/>
          <w:sz w:val="18"/>
          <w:szCs w:val="18"/>
        </w:rPr>
      </w:pPr>
      <w:ins w:id="167" w:author="Tom N" w:date="2019-08-03T11:40:00Z">
        <w:r>
          <w:rPr>
            <w:rFonts w:ascii="Arial" w:hAnsi="Arial" w:cs="Arial"/>
            <w:b w:val="0"/>
            <w:sz w:val="18"/>
            <w:szCs w:val="18"/>
          </w:rPr>
          <w:t xml:space="preserve">Eli Dayton </w:t>
        </w:r>
      </w:ins>
      <w:ins w:id="168" w:author="Tom N" w:date="2019-08-03T11:42:00Z">
        <w:r>
          <w:rPr>
            <w:rFonts w:ascii="Arial" w:hAnsi="Arial" w:cs="Arial"/>
            <w:b w:val="0"/>
            <w:sz w:val="18"/>
            <w:szCs w:val="18"/>
          </w:rPr>
          <w:t>–</w:t>
        </w:r>
      </w:ins>
      <w:ins w:id="169" w:author="Tom N" w:date="2019-08-03T11:40:00Z">
        <w:r>
          <w:rPr>
            <w:rFonts w:ascii="Arial" w:hAnsi="Arial" w:cs="Arial"/>
            <w:b w:val="0"/>
            <w:sz w:val="18"/>
            <w:szCs w:val="18"/>
          </w:rPr>
          <w:t xml:space="preserve"> </w:t>
        </w:r>
      </w:ins>
      <w:ins w:id="170" w:author="Tom N" w:date="2019-08-03T11:42:00Z">
        <w:r>
          <w:rPr>
            <w:rFonts w:ascii="Arial" w:hAnsi="Arial" w:cs="Arial"/>
            <w:b w:val="0"/>
            <w:sz w:val="18"/>
            <w:szCs w:val="18"/>
          </w:rPr>
          <w:t xml:space="preserve">Managed </w:t>
        </w:r>
      </w:ins>
      <w:ins w:id="171" w:author="Tom N" w:date="2019-08-03T11:53:00Z">
        <w:r w:rsidR="008310C7">
          <w:rPr>
            <w:rFonts w:ascii="Arial" w:hAnsi="Arial" w:cs="Arial"/>
            <w:b w:val="0"/>
            <w:sz w:val="18"/>
            <w:szCs w:val="18"/>
          </w:rPr>
          <w:t xml:space="preserve">US </w:t>
        </w:r>
      </w:ins>
      <w:bookmarkStart w:id="172" w:name="_GoBack"/>
      <w:bookmarkEnd w:id="172"/>
    </w:p>
    <w:p w14:paraId="7EC980CF" w14:textId="6D79CDA4" w:rsidR="00F437CD" w:rsidRPr="00B607EF" w:rsidRDefault="00F437CD" w:rsidP="00430566">
      <w:pPr>
        <w:pStyle w:val="BodyText"/>
        <w:jc w:val="left"/>
        <w:rPr>
          <w:rFonts w:ascii="Arial" w:hAnsi="Arial" w:cs="Arial"/>
          <w:b w:val="0"/>
          <w:sz w:val="18"/>
          <w:szCs w:val="18"/>
        </w:rPr>
      </w:pPr>
      <w:ins w:id="173" w:author="Tom N" w:date="2019-08-03T11:40:00Z">
        <w:r>
          <w:rPr>
            <w:rFonts w:ascii="Arial" w:hAnsi="Arial" w:cs="Arial"/>
            <w:b w:val="0"/>
            <w:sz w:val="18"/>
            <w:szCs w:val="18"/>
          </w:rPr>
          <w:t xml:space="preserve">Jeffrey Harness – Works for the largest </w:t>
        </w:r>
      </w:ins>
    </w:p>
    <w:p w14:paraId="07AFE712" w14:textId="77777777" w:rsidR="00430566" w:rsidRPr="00B607EF" w:rsidRDefault="00430566" w:rsidP="00430566">
      <w:pPr>
        <w:pStyle w:val="BodyText"/>
        <w:numPr>
          <w:ilvl w:val="0"/>
          <w:numId w:val="34"/>
        </w:numPr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b w:val="0"/>
          <w:sz w:val="18"/>
          <w:szCs w:val="18"/>
        </w:rPr>
        <w:t xml:space="preserve">Why would an investor fund this team? </w:t>
      </w:r>
    </w:p>
    <w:p w14:paraId="024042B5" w14:textId="77777777" w:rsidR="00430566" w:rsidRPr="00B607EF" w:rsidRDefault="00430566" w:rsidP="00430566">
      <w:pPr>
        <w:pStyle w:val="BodyText"/>
        <w:numPr>
          <w:ilvl w:val="0"/>
          <w:numId w:val="34"/>
        </w:numPr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b w:val="0"/>
          <w:sz w:val="18"/>
          <w:szCs w:val="18"/>
        </w:rPr>
        <w:t>What industry experience and background does each team member have that gives the investor confidence that he/she can make THIS company a success?</w:t>
      </w:r>
    </w:p>
    <w:p w14:paraId="764BD0D3" w14:textId="77777777" w:rsidR="00430566" w:rsidRPr="00B607EF" w:rsidRDefault="00430566" w:rsidP="00430566">
      <w:pPr>
        <w:pStyle w:val="BodyText"/>
        <w:numPr>
          <w:ilvl w:val="0"/>
          <w:numId w:val="34"/>
        </w:numPr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b w:val="0"/>
          <w:sz w:val="18"/>
          <w:szCs w:val="18"/>
        </w:rPr>
        <w:t>Why does this team work well together?</w:t>
      </w:r>
    </w:p>
    <w:p w14:paraId="55971BE6" w14:textId="77777777" w:rsidR="00430566" w:rsidRPr="00B607EF" w:rsidRDefault="00430566" w:rsidP="00430566">
      <w:pPr>
        <w:pStyle w:val="BodyText"/>
        <w:numPr>
          <w:ilvl w:val="0"/>
          <w:numId w:val="34"/>
        </w:numPr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b w:val="0"/>
          <w:sz w:val="18"/>
          <w:szCs w:val="18"/>
        </w:rPr>
        <w:t>What “holes” (if any) are in the management team</w:t>
      </w:r>
    </w:p>
    <w:p w14:paraId="21163108" w14:textId="77777777" w:rsidR="005861E4" w:rsidRPr="00B607EF" w:rsidRDefault="005861E4">
      <w:pPr>
        <w:spacing w:after="240" w:line="260" w:lineRule="exact"/>
        <w:jc w:val="both"/>
        <w:rPr>
          <w:rFonts w:cs="Arial"/>
          <w:b/>
          <w:szCs w:val="18"/>
        </w:rPr>
      </w:pPr>
      <w:r w:rsidRPr="00B607EF">
        <w:rPr>
          <w:rFonts w:cs="Arial"/>
          <w:szCs w:val="18"/>
        </w:rPr>
        <w:t>.</w:t>
      </w:r>
    </w:p>
    <w:p w14:paraId="6B63B7A7" w14:textId="77777777" w:rsidR="005861E4" w:rsidRPr="00B607EF" w:rsidRDefault="005861E4" w:rsidP="007843F6">
      <w:pPr>
        <w:pBdr>
          <w:top w:val="single" w:sz="12" w:space="0" w:color="auto"/>
        </w:pBdr>
        <w:spacing w:after="120" w:line="260" w:lineRule="exact"/>
        <w:ind w:right="-43"/>
        <w:rPr>
          <w:rFonts w:cs="Arial"/>
          <w:color w:val="0000FF"/>
          <w:szCs w:val="18"/>
        </w:rPr>
      </w:pPr>
    </w:p>
    <w:p w14:paraId="6B8960E6" w14:textId="77777777" w:rsidR="00556D61" w:rsidRPr="00B607EF" w:rsidRDefault="005861E4" w:rsidP="007843F6">
      <w:pPr>
        <w:spacing w:line="240" w:lineRule="auto"/>
        <w:rPr>
          <w:rFonts w:cs="Arial"/>
          <w:szCs w:val="18"/>
        </w:rPr>
      </w:pPr>
      <w:r w:rsidRPr="00B607EF">
        <w:rPr>
          <w:rFonts w:cs="Arial"/>
          <w:b/>
          <w:bCs/>
          <w:iCs/>
          <w:szCs w:val="18"/>
        </w:rPr>
        <w:t>Financial Projections</w:t>
      </w:r>
      <w:r w:rsidRPr="00B607EF">
        <w:rPr>
          <w:rFonts w:cs="Arial"/>
          <w:i/>
          <w:iCs/>
          <w:szCs w:val="18"/>
        </w:rPr>
        <w:t xml:space="preserve">. </w:t>
      </w:r>
      <w:r w:rsidR="00556D61" w:rsidRPr="00B607EF">
        <w:rPr>
          <w:rFonts w:cs="Arial"/>
          <w:szCs w:val="18"/>
        </w:rPr>
        <w:t>Describe the financial situation of your company.</w:t>
      </w:r>
    </w:p>
    <w:p w14:paraId="105752AA" w14:textId="77777777" w:rsidR="00556D61" w:rsidRPr="00B607EF" w:rsidRDefault="00556D61" w:rsidP="007843F6">
      <w:pPr>
        <w:spacing w:line="240" w:lineRule="auto"/>
        <w:rPr>
          <w:rFonts w:cs="Arial"/>
          <w:szCs w:val="18"/>
        </w:rPr>
      </w:pPr>
    </w:p>
    <w:p w14:paraId="010B0806" w14:textId="77777777" w:rsidR="00421AF9" w:rsidRPr="00B607EF" w:rsidRDefault="00421AF9" w:rsidP="00421AF9">
      <w:pPr>
        <w:numPr>
          <w:ilvl w:val="0"/>
          <w:numId w:val="33"/>
        </w:numPr>
        <w:spacing w:line="240" w:lineRule="auto"/>
        <w:rPr>
          <w:rFonts w:cs="Arial"/>
          <w:szCs w:val="18"/>
        </w:rPr>
      </w:pPr>
      <w:r w:rsidRPr="00B607EF">
        <w:rPr>
          <w:rFonts w:cs="Arial"/>
          <w:szCs w:val="18"/>
        </w:rPr>
        <w:t>What are your expected costs &amp; revenues over the next three years?</w:t>
      </w:r>
    </w:p>
    <w:p w14:paraId="1F3F6D81" w14:textId="77777777" w:rsidR="00421AF9" w:rsidRPr="00B607EF" w:rsidRDefault="00421AF9" w:rsidP="00421AF9">
      <w:pPr>
        <w:spacing w:line="240" w:lineRule="auto"/>
        <w:rPr>
          <w:rFonts w:cs="Arial"/>
          <w:szCs w:val="18"/>
        </w:rPr>
      </w:pPr>
    </w:p>
    <w:p w14:paraId="5F589E7E" w14:textId="77777777" w:rsidR="00556D61" w:rsidRPr="00B607EF" w:rsidRDefault="00556D61" w:rsidP="007843F6">
      <w:pPr>
        <w:numPr>
          <w:ilvl w:val="0"/>
          <w:numId w:val="33"/>
        </w:numPr>
        <w:spacing w:line="240" w:lineRule="auto"/>
        <w:rPr>
          <w:rFonts w:cs="Arial"/>
          <w:szCs w:val="18"/>
        </w:rPr>
      </w:pPr>
      <w:r w:rsidRPr="00B607EF">
        <w:rPr>
          <w:rFonts w:cs="Arial"/>
          <w:szCs w:val="18"/>
        </w:rPr>
        <w:t>Do you have revenue?</w:t>
      </w:r>
      <w:r w:rsidR="00421AF9" w:rsidRPr="00B607EF">
        <w:rPr>
          <w:rFonts w:cs="Arial"/>
          <w:szCs w:val="18"/>
        </w:rPr>
        <w:t xml:space="preserve"> If not, when?</w:t>
      </w:r>
    </w:p>
    <w:p w14:paraId="65C528B1" w14:textId="77777777" w:rsidR="00556D61" w:rsidRPr="00B607EF" w:rsidRDefault="00556D61" w:rsidP="007843F6">
      <w:pPr>
        <w:spacing w:line="240" w:lineRule="auto"/>
        <w:rPr>
          <w:rFonts w:cs="Arial"/>
          <w:szCs w:val="18"/>
        </w:rPr>
      </w:pPr>
    </w:p>
    <w:p w14:paraId="57B6F972" w14:textId="77777777" w:rsidR="00556D61" w:rsidRPr="00B607EF" w:rsidRDefault="00556D61" w:rsidP="007843F6">
      <w:pPr>
        <w:numPr>
          <w:ilvl w:val="0"/>
          <w:numId w:val="33"/>
        </w:numPr>
        <w:spacing w:line="240" w:lineRule="auto"/>
        <w:rPr>
          <w:rFonts w:cs="Arial"/>
          <w:szCs w:val="18"/>
        </w:rPr>
      </w:pPr>
      <w:r w:rsidRPr="00B607EF">
        <w:rPr>
          <w:rFonts w:cs="Arial"/>
          <w:szCs w:val="18"/>
        </w:rPr>
        <w:t>What are the costs associated with getting a sale?</w:t>
      </w:r>
    </w:p>
    <w:p w14:paraId="218C80E1" w14:textId="77777777" w:rsidR="00556D61" w:rsidRPr="00B607EF" w:rsidRDefault="00556D61" w:rsidP="007843F6">
      <w:pPr>
        <w:spacing w:line="240" w:lineRule="auto"/>
        <w:rPr>
          <w:rFonts w:cs="Arial"/>
          <w:szCs w:val="18"/>
        </w:rPr>
      </w:pPr>
    </w:p>
    <w:p w14:paraId="2638F1E2" w14:textId="77777777" w:rsidR="00556D61" w:rsidRPr="00B607EF" w:rsidRDefault="00556D61" w:rsidP="007843F6">
      <w:pPr>
        <w:numPr>
          <w:ilvl w:val="0"/>
          <w:numId w:val="33"/>
        </w:numPr>
        <w:spacing w:line="240" w:lineRule="auto"/>
        <w:rPr>
          <w:rFonts w:cs="Arial"/>
          <w:szCs w:val="18"/>
        </w:rPr>
      </w:pPr>
      <w:r w:rsidRPr="00B607EF">
        <w:rPr>
          <w:rFonts w:cs="Arial"/>
          <w:szCs w:val="18"/>
        </w:rPr>
        <w:t>When will you be profitable?</w:t>
      </w:r>
    </w:p>
    <w:p w14:paraId="71A44324" w14:textId="77777777" w:rsidR="00556D61" w:rsidRPr="00B607EF" w:rsidRDefault="00556D61" w:rsidP="007843F6">
      <w:pPr>
        <w:spacing w:line="240" w:lineRule="auto"/>
        <w:rPr>
          <w:rFonts w:cs="Arial"/>
          <w:szCs w:val="18"/>
        </w:rPr>
      </w:pPr>
    </w:p>
    <w:p w14:paraId="45B0A654" w14:textId="77777777" w:rsidR="00556D61" w:rsidRPr="00B607EF" w:rsidRDefault="00556D61" w:rsidP="007843F6">
      <w:pPr>
        <w:numPr>
          <w:ilvl w:val="0"/>
          <w:numId w:val="33"/>
        </w:numPr>
        <w:spacing w:line="240" w:lineRule="auto"/>
        <w:rPr>
          <w:rFonts w:cs="Arial"/>
          <w:szCs w:val="18"/>
        </w:rPr>
      </w:pPr>
      <w:r w:rsidRPr="00B607EF">
        <w:rPr>
          <w:rFonts w:cs="Arial"/>
          <w:szCs w:val="18"/>
        </w:rPr>
        <w:t xml:space="preserve">You </w:t>
      </w:r>
      <w:r w:rsidR="00421AF9" w:rsidRPr="00B607EF">
        <w:rPr>
          <w:rFonts w:cs="Arial"/>
          <w:szCs w:val="18"/>
        </w:rPr>
        <w:t>should</w:t>
      </w:r>
      <w:r w:rsidRPr="00B607EF">
        <w:rPr>
          <w:rFonts w:cs="Arial"/>
          <w:szCs w:val="18"/>
        </w:rPr>
        <w:t xml:space="preserve"> consider showing this information in table or graphical format.</w:t>
      </w:r>
    </w:p>
    <w:p w14:paraId="24E9ADDF" w14:textId="77777777" w:rsidR="00756AB0" w:rsidRPr="00B607EF" w:rsidRDefault="00756AB0" w:rsidP="00756AB0">
      <w:pPr>
        <w:spacing w:line="240" w:lineRule="auto"/>
        <w:rPr>
          <w:rFonts w:cs="Arial"/>
          <w:szCs w:val="18"/>
        </w:rPr>
      </w:pPr>
    </w:p>
    <w:p w14:paraId="33C0172F" w14:textId="77777777" w:rsidR="00756AB0" w:rsidRPr="00B607EF" w:rsidRDefault="00756AB0" w:rsidP="00756AB0">
      <w:pPr>
        <w:pStyle w:val="BodyText"/>
        <w:jc w:val="left"/>
        <w:rPr>
          <w:rFonts w:ascii="Arial" w:hAnsi="Arial" w:cs="Arial"/>
          <w:b w:val="0"/>
          <w:noProof/>
          <w:sz w:val="18"/>
          <w:szCs w:val="18"/>
        </w:rPr>
      </w:pPr>
      <w:r w:rsidRPr="00B607EF">
        <w:rPr>
          <w:rFonts w:ascii="Arial" w:hAnsi="Arial" w:cs="Arial"/>
          <w:sz w:val="18"/>
          <w:szCs w:val="18"/>
        </w:rPr>
        <w:t xml:space="preserve">Investment </w:t>
      </w:r>
      <w:smartTag w:uri="urn:schemas-microsoft-com:office:smarttags" w:element="place">
        <w:r w:rsidRPr="00B607EF">
          <w:rPr>
            <w:rFonts w:ascii="Arial" w:hAnsi="Arial" w:cs="Arial"/>
            <w:sz w:val="18"/>
            <w:szCs w:val="18"/>
          </w:rPr>
          <w:t>Opportunity</w:t>
        </w:r>
      </w:smartTag>
      <w:r w:rsidRPr="00B607EF">
        <w:rPr>
          <w:rFonts w:ascii="Arial" w:hAnsi="Arial" w:cs="Arial"/>
          <w:b w:val="0"/>
          <w:sz w:val="18"/>
          <w:szCs w:val="18"/>
        </w:rPr>
        <w:t xml:space="preserve">. </w:t>
      </w:r>
      <w:r w:rsidRPr="00B607EF">
        <w:rPr>
          <w:rFonts w:ascii="Arial" w:hAnsi="Arial" w:cs="Arial"/>
          <w:b w:val="0"/>
          <w:noProof/>
          <w:sz w:val="18"/>
          <w:szCs w:val="18"/>
        </w:rPr>
        <w:t>This is where you tell the reader what you are asking for and why the investment will pay off.  Questions to consider:</w:t>
      </w:r>
    </w:p>
    <w:p w14:paraId="6B463160" w14:textId="77777777" w:rsidR="00756AB0" w:rsidRPr="00B607EF" w:rsidRDefault="00756AB0" w:rsidP="00756AB0">
      <w:pPr>
        <w:pStyle w:val="BodyText"/>
        <w:numPr>
          <w:ilvl w:val="0"/>
          <w:numId w:val="36"/>
        </w:numPr>
        <w:jc w:val="left"/>
        <w:rPr>
          <w:rFonts w:ascii="Arial" w:hAnsi="Arial" w:cs="Arial"/>
          <w:b w:val="0"/>
          <w:noProof/>
          <w:sz w:val="18"/>
          <w:szCs w:val="18"/>
        </w:rPr>
      </w:pPr>
      <w:r w:rsidRPr="00B607EF">
        <w:rPr>
          <w:rFonts w:ascii="Arial" w:hAnsi="Arial" w:cs="Arial"/>
          <w:b w:val="0"/>
          <w:noProof/>
          <w:sz w:val="18"/>
          <w:szCs w:val="18"/>
        </w:rPr>
        <w:t>How much are you asking for?</w:t>
      </w:r>
    </w:p>
    <w:p w14:paraId="7EE11EC4" w14:textId="77777777" w:rsidR="00756AB0" w:rsidRPr="00B607EF" w:rsidRDefault="00756AB0" w:rsidP="00756AB0">
      <w:pPr>
        <w:pStyle w:val="BodyText"/>
        <w:numPr>
          <w:ilvl w:val="0"/>
          <w:numId w:val="36"/>
        </w:numPr>
        <w:jc w:val="left"/>
        <w:rPr>
          <w:rFonts w:ascii="Arial" w:hAnsi="Arial" w:cs="Arial"/>
          <w:b w:val="0"/>
          <w:noProof/>
          <w:sz w:val="18"/>
          <w:szCs w:val="18"/>
        </w:rPr>
      </w:pPr>
      <w:r w:rsidRPr="00B607EF">
        <w:rPr>
          <w:rFonts w:ascii="Arial" w:hAnsi="Arial" w:cs="Arial"/>
          <w:b w:val="0"/>
          <w:noProof/>
          <w:sz w:val="18"/>
          <w:szCs w:val="18"/>
        </w:rPr>
        <w:t>What will the money be used for?</w:t>
      </w:r>
    </w:p>
    <w:p w14:paraId="1D663ED0" w14:textId="77777777" w:rsidR="00756AB0" w:rsidRPr="00B607EF" w:rsidRDefault="00756AB0" w:rsidP="00756AB0">
      <w:pPr>
        <w:pStyle w:val="BodyText"/>
        <w:numPr>
          <w:ilvl w:val="0"/>
          <w:numId w:val="36"/>
        </w:numPr>
        <w:jc w:val="left"/>
        <w:rPr>
          <w:rFonts w:ascii="Arial" w:hAnsi="Arial" w:cs="Arial"/>
          <w:b w:val="0"/>
          <w:noProof/>
          <w:sz w:val="18"/>
          <w:szCs w:val="18"/>
        </w:rPr>
      </w:pPr>
      <w:r w:rsidRPr="00B607EF">
        <w:rPr>
          <w:rFonts w:ascii="Arial" w:hAnsi="Arial" w:cs="Arial"/>
          <w:b w:val="0"/>
          <w:noProof/>
          <w:sz w:val="18"/>
          <w:szCs w:val="18"/>
        </w:rPr>
        <w:t xml:space="preserve">How will the investment result in your achieving the </w:t>
      </w:r>
      <w:r w:rsidR="00421AF9" w:rsidRPr="00B607EF">
        <w:rPr>
          <w:rFonts w:ascii="Arial" w:hAnsi="Arial" w:cs="Arial"/>
          <w:b w:val="0"/>
          <w:noProof/>
          <w:sz w:val="18"/>
          <w:szCs w:val="18"/>
        </w:rPr>
        <w:t xml:space="preserve">identified </w:t>
      </w:r>
      <w:r w:rsidRPr="00B607EF">
        <w:rPr>
          <w:rFonts w:ascii="Arial" w:hAnsi="Arial" w:cs="Arial"/>
          <w:b w:val="0"/>
          <w:noProof/>
          <w:sz w:val="18"/>
          <w:szCs w:val="18"/>
        </w:rPr>
        <w:t>milestones?</w:t>
      </w:r>
    </w:p>
    <w:p w14:paraId="768483E8" w14:textId="77777777" w:rsidR="00756AB0" w:rsidRPr="00B607EF" w:rsidRDefault="00756AB0" w:rsidP="00756AB0">
      <w:pPr>
        <w:pStyle w:val="BodyText"/>
        <w:numPr>
          <w:ilvl w:val="0"/>
          <w:numId w:val="36"/>
        </w:numPr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b w:val="0"/>
          <w:noProof/>
          <w:sz w:val="18"/>
          <w:szCs w:val="18"/>
        </w:rPr>
        <w:t>Why will you win in the marketplace?</w:t>
      </w:r>
    </w:p>
    <w:p w14:paraId="54C54D05" w14:textId="77777777" w:rsidR="00756AB0" w:rsidRPr="00B607EF" w:rsidRDefault="00756AB0" w:rsidP="00756AB0">
      <w:pPr>
        <w:pStyle w:val="BodyText"/>
        <w:numPr>
          <w:ilvl w:val="0"/>
          <w:numId w:val="36"/>
        </w:numPr>
        <w:jc w:val="left"/>
        <w:rPr>
          <w:rFonts w:ascii="Arial" w:hAnsi="Arial" w:cs="Arial"/>
          <w:b w:val="0"/>
          <w:sz w:val="18"/>
          <w:szCs w:val="18"/>
        </w:rPr>
      </w:pPr>
      <w:r w:rsidRPr="00B607EF">
        <w:rPr>
          <w:rFonts w:ascii="Arial" w:hAnsi="Arial" w:cs="Arial"/>
          <w:b w:val="0"/>
          <w:noProof/>
          <w:sz w:val="18"/>
          <w:szCs w:val="18"/>
        </w:rPr>
        <w:t>How will investors recoup their investment (i.e. exit strategy)</w:t>
      </w:r>
      <w:r w:rsidR="00421AF9" w:rsidRPr="00B607EF">
        <w:rPr>
          <w:rFonts w:ascii="Arial" w:hAnsi="Arial" w:cs="Arial"/>
          <w:b w:val="0"/>
          <w:noProof/>
          <w:sz w:val="18"/>
          <w:szCs w:val="18"/>
        </w:rPr>
        <w:t>?</w:t>
      </w:r>
    </w:p>
    <w:p w14:paraId="3028AED4" w14:textId="77777777" w:rsidR="00756AB0" w:rsidRPr="00D23C2B" w:rsidRDefault="00756AB0" w:rsidP="00756AB0">
      <w:pPr>
        <w:spacing w:line="240" w:lineRule="auto"/>
        <w:rPr>
          <w:rFonts w:cs="Arial"/>
          <w:sz w:val="20"/>
        </w:rPr>
      </w:pPr>
    </w:p>
    <w:p w14:paraId="23C7D814" w14:textId="77777777" w:rsidR="005861E4" w:rsidRPr="00D23C2B" w:rsidRDefault="005861E4" w:rsidP="007843F6">
      <w:pPr>
        <w:pStyle w:val="FootnoteText"/>
        <w:spacing w:after="120" w:line="280" w:lineRule="exact"/>
        <w:jc w:val="both"/>
      </w:pPr>
    </w:p>
    <w:sectPr w:rsidR="005861E4" w:rsidRPr="00D23C2B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720" w:right="1008" w:bottom="720" w:left="1008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8C0859" w14:textId="77777777" w:rsidR="00EE7AF2" w:rsidRDefault="00EE7AF2">
      <w:r>
        <w:separator/>
      </w:r>
    </w:p>
  </w:endnote>
  <w:endnote w:type="continuationSeparator" w:id="0">
    <w:p w14:paraId="15546D5B" w14:textId="77777777" w:rsidR="00EE7AF2" w:rsidRDefault="00EE7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C6AE0E" w14:textId="77777777" w:rsidR="005861E4" w:rsidRDefault="005861E4">
    <w:pPr>
      <w:pStyle w:val="Header"/>
      <w:rPr>
        <w:i/>
        <w:iCs/>
        <w:sz w:val="16"/>
      </w:rPr>
    </w:pPr>
    <w:r>
      <w:rPr>
        <w:i/>
        <w:iCs/>
        <w:sz w:val="16"/>
      </w:rPr>
      <w:t xml:space="preserve">Confidential and Proprietary. Do not duplicate or distribute without written permission </w:t>
    </w:r>
    <w:r w:rsidR="00B607EF">
      <w:rPr>
        <w:i/>
        <w:iCs/>
        <w:sz w:val="16"/>
      </w:rPr>
      <w:t>_________</w:t>
    </w:r>
    <w:proofErr w:type="gramStart"/>
    <w:r w:rsidR="00B607EF">
      <w:rPr>
        <w:i/>
        <w:iCs/>
        <w:sz w:val="16"/>
      </w:rPr>
      <w:t>_.</w:t>
    </w:r>
    <w:r>
      <w:rPr>
        <w:i/>
        <w:iCs/>
        <w:sz w:val="16"/>
      </w:rPr>
      <w:t>.</w:t>
    </w:r>
    <w:proofErr w:type="gramEnd"/>
    <w:r>
      <w:rPr>
        <w:i/>
        <w:iCs/>
        <w:sz w:val="16"/>
      </w:rPr>
      <w:tab/>
      <w:t xml:space="preserve"> Page </w:t>
    </w:r>
    <w:r>
      <w:rPr>
        <w:i/>
        <w:iCs/>
        <w:sz w:val="16"/>
      </w:rPr>
      <w:fldChar w:fldCharType="begin"/>
    </w:r>
    <w:r>
      <w:rPr>
        <w:i/>
        <w:iCs/>
        <w:sz w:val="16"/>
      </w:rPr>
      <w:instrText xml:space="preserve"> PAGE </w:instrText>
    </w:r>
    <w:r>
      <w:rPr>
        <w:i/>
        <w:iCs/>
        <w:sz w:val="16"/>
      </w:rPr>
      <w:fldChar w:fldCharType="separate"/>
    </w:r>
    <w:r w:rsidR="003048BF">
      <w:rPr>
        <w:i/>
        <w:iCs/>
        <w:noProof/>
        <w:sz w:val="16"/>
      </w:rPr>
      <w:t>2</w:t>
    </w:r>
    <w:r>
      <w:rPr>
        <w:i/>
        <w:iCs/>
        <w:sz w:val="16"/>
      </w:rPr>
      <w:fldChar w:fldCharType="end"/>
    </w:r>
  </w:p>
  <w:p w14:paraId="3E0FFCCB" w14:textId="77777777" w:rsidR="005861E4" w:rsidRDefault="005861E4">
    <w:pPr>
      <w:pStyle w:val="Footer"/>
      <w:rPr>
        <w:b/>
        <w:i/>
        <w:i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D530EA" w14:textId="77777777" w:rsidR="005861E4" w:rsidRDefault="005861E4">
    <w:pPr>
      <w:pStyle w:val="Header"/>
      <w:rPr>
        <w:i/>
        <w:iCs/>
        <w:sz w:val="16"/>
      </w:rPr>
    </w:pPr>
    <w:r>
      <w:rPr>
        <w:i/>
        <w:iCs/>
        <w:sz w:val="16"/>
      </w:rPr>
      <w:t xml:space="preserve">Confidential and Proprietary. Do not duplicate or distribute without written permission of </w:t>
    </w:r>
    <w:r w:rsidR="00B607EF">
      <w:rPr>
        <w:i/>
        <w:iCs/>
        <w:sz w:val="16"/>
      </w:rPr>
      <w:t>_________</w:t>
    </w:r>
    <w:r>
      <w:rPr>
        <w:i/>
        <w:iCs/>
        <w:sz w:val="16"/>
      </w:rPr>
      <w:t>.</w:t>
    </w:r>
    <w:r>
      <w:rPr>
        <w:i/>
        <w:iCs/>
        <w:sz w:val="16"/>
      </w:rPr>
      <w:tab/>
      <w:t xml:space="preserve"> Page </w:t>
    </w:r>
    <w:r>
      <w:rPr>
        <w:i/>
        <w:iCs/>
        <w:sz w:val="16"/>
      </w:rPr>
      <w:fldChar w:fldCharType="begin"/>
    </w:r>
    <w:r>
      <w:rPr>
        <w:i/>
        <w:iCs/>
        <w:sz w:val="16"/>
      </w:rPr>
      <w:instrText xml:space="preserve"> PAGE </w:instrText>
    </w:r>
    <w:r>
      <w:rPr>
        <w:i/>
        <w:iCs/>
        <w:sz w:val="16"/>
      </w:rPr>
      <w:fldChar w:fldCharType="separate"/>
    </w:r>
    <w:r w:rsidR="003048BF">
      <w:rPr>
        <w:i/>
        <w:iCs/>
        <w:noProof/>
        <w:sz w:val="16"/>
      </w:rPr>
      <w:t>1</w:t>
    </w:r>
    <w:r>
      <w:rPr>
        <w:i/>
        <w:iCs/>
        <w:sz w:val="16"/>
      </w:rPr>
      <w:fldChar w:fldCharType="end"/>
    </w:r>
  </w:p>
  <w:p w14:paraId="67C250F4" w14:textId="77777777" w:rsidR="005861E4" w:rsidRDefault="005861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192520" w14:textId="77777777" w:rsidR="00EE7AF2" w:rsidRDefault="00EE7AF2">
      <w:r>
        <w:separator/>
      </w:r>
    </w:p>
  </w:footnote>
  <w:footnote w:type="continuationSeparator" w:id="0">
    <w:p w14:paraId="6B015F5B" w14:textId="77777777" w:rsidR="00EE7AF2" w:rsidRDefault="00EE7A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EE444B" w14:textId="77777777" w:rsidR="005861E4" w:rsidRDefault="005861E4">
    <w:pPr>
      <w:pStyle w:val="Header"/>
      <w:jc w:val="right"/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8D1D5B" w14:textId="77777777" w:rsidR="005861E4" w:rsidRDefault="00972488" w:rsidP="00972488">
    <w:pPr>
      <w:pStyle w:val="Header"/>
      <w:tabs>
        <w:tab w:val="clear" w:pos="4320"/>
      </w:tabs>
      <w:ind w:left="3150" w:hanging="3150"/>
    </w:pPr>
    <w:r>
      <w:t>Company Logo</w:t>
    </w:r>
  </w:p>
  <w:p w14:paraId="70AC2118" w14:textId="77777777" w:rsidR="00C94AF3" w:rsidRDefault="00C94AF3" w:rsidP="00C94AF3">
    <w:pPr>
      <w:pStyle w:val="BalloonText"/>
      <w:spacing w:line="240" w:lineRule="exact"/>
      <w:rPr>
        <w:rFonts w:ascii="Arial" w:hAnsi="Arial" w:cs="Times New Roman"/>
        <w:sz w:val="14"/>
        <w:szCs w:val="20"/>
      </w:rPr>
    </w:pPr>
    <w:hyperlink r:id="rId1" w:history="1">
      <w:r w:rsidRPr="00633FA9">
        <w:rPr>
          <w:rStyle w:val="Hyperlink"/>
          <w:sz w:val="14"/>
        </w:rPr>
        <w:t>Company</w:t>
      </w:r>
    </w:hyperlink>
    <w:r>
      <w:rPr>
        <w:rFonts w:ascii="Arial" w:hAnsi="Arial" w:cs="Times New Roman"/>
        <w:sz w:val="14"/>
        <w:szCs w:val="20"/>
      </w:rPr>
      <w:t xml:space="preserve"> Address</w:t>
    </w:r>
  </w:p>
  <w:p w14:paraId="167E8B6F" w14:textId="77777777" w:rsidR="00C94AF3" w:rsidRDefault="00C94AF3" w:rsidP="00C94AF3">
    <w:pPr>
      <w:pStyle w:val="BalloonText"/>
      <w:spacing w:line="240" w:lineRule="exact"/>
      <w:rPr>
        <w:rFonts w:ascii="Arial" w:hAnsi="Arial" w:cs="Times New Roman"/>
        <w:sz w:val="14"/>
        <w:szCs w:val="20"/>
      </w:rPr>
    </w:pPr>
    <w:r>
      <w:rPr>
        <w:rFonts w:ascii="Arial" w:hAnsi="Arial" w:cs="Times New Roman"/>
        <w:sz w:val="14"/>
        <w:szCs w:val="20"/>
      </w:rPr>
      <w:t>Company Phone #</w:t>
    </w:r>
  </w:p>
  <w:p w14:paraId="0FB7E297" w14:textId="77777777" w:rsidR="00C94AF3" w:rsidRDefault="00C94AF3" w:rsidP="00C94AF3">
    <w:pPr>
      <w:pStyle w:val="BalloonText"/>
      <w:spacing w:line="240" w:lineRule="exact"/>
      <w:rPr>
        <w:rFonts w:ascii="Arial" w:hAnsi="Arial" w:cs="Times New Roman"/>
        <w:szCs w:val="20"/>
      </w:rPr>
    </w:pPr>
    <w:r>
      <w:rPr>
        <w:rFonts w:ascii="Arial" w:hAnsi="Arial" w:cs="Times New Roman"/>
        <w:sz w:val="14"/>
        <w:szCs w:val="20"/>
      </w:rPr>
      <w:t>Contact email</w:t>
    </w:r>
  </w:p>
  <w:p w14:paraId="1C7C765A" w14:textId="77777777" w:rsidR="005861E4" w:rsidRDefault="005861E4" w:rsidP="00972488">
    <w:pPr>
      <w:pStyle w:val="Header"/>
      <w:tabs>
        <w:tab w:val="clear" w:pos="432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A00687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C11E2E"/>
    <w:multiLevelType w:val="hybridMultilevel"/>
    <w:tmpl w:val="094E3706"/>
    <w:lvl w:ilvl="0" w:tplc="2EB0856E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933FC"/>
    <w:multiLevelType w:val="hybridMultilevel"/>
    <w:tmpl w:val="FF003678"/>
    <w:lvl w:ilvl="0" w:tplc="2EB0856E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D15982"/>
    <w:multiLevelType w:val="hybridMultilevel"/>
    <w:tmpl w:val="4072AB68"/>
    <w:lvl w:ilvl="0" w:tplc="F09E9734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A7C05"/>
    <w:multiLevelType w:val="hybridMultilevel"/>
    <w:tmpl w:val="2C0E76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A128F7"/>
    <w:multiLevelType w:val="hybridMultilevel"/>
    <w:tmpl w:val="75B4E126"/>
    <w:lvl w:ilvl="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12445F8D"/>
    <w:multiLevelType w:val="hybridMultilevel"/>
    <w:tmpl w:val="8E9C910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A54D5B"/>
    <w:multiLevelType w:val="hybridMultilevel"/>
    <w:tmpl w:val="DA101E72"/>
    <w:lvl w:ilvl="0" w:tplc="2EB0856E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1E4D56"/>
    <w:multiLevelType w:val="hybridMultilevel"/>
    <w:tmpl w:val="3E8AA758"/>
    <w:lvl w:ilvl="0" w:tplc="2EB0856E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8E5F1D"/>
    <w:multiLevelType w:val="hybridMultilevel"/>
    <w:tmpl w:val="36C49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F8F58AC"/>
    <w:multiLevelType w:val="hybridMultilevel"/>
    <w:tmpl w:val="F014CDD2"/>
    <w:lvl w:ilvl="0" w:tplc="2EB0856E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593DF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D647FCA"/>
    <w:multiLevelType w:val="hybridMultilevel"/>
    <w:tmpl w:val="9FE82FF6"/>
    <w:lvl w:ilvl="0" w:tplc="2EB0856E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ED3745"/>
    <w:multiLevelType w:val="hybridMultilevel"/>
    <w:tmpl w:val="00AAE3AC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106893"/>
    <w:multiLevelType w:val="multilevel"/>
    <w:tmpl w:val="2B2C8558"/>
    <w:lvl w:ilvl="0">
      <w:start w:val="410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433"/>
      <w:numFmt w:val="decimal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9390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5" w15:restartNumberingAfterBreak="0">
    <w:nsid w:val="312D4B5B"/>
    <w:multiLevelType w:val="hybridMultilevel"/>
    <w:tmpl w:val="28C42AA8"/>
    <w:lvl w:ilvl="0" w:tplc="2EB0856E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0118F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56C373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369245AB"/>
    <w:multiLevelType w:val="hybridMultilevel"/>
    <w:tmpl w:val="DBCCCB8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8333DE3"/>
    <w:multiLevelType w:val="hybridMultilevel"/>
    <w:tmpl w:val="CD12D8A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C251C66"/>
    <w:multiLevelType w:val="hybridMultilevel"/>
    <w:tmpl w:val="7318EDB2"/>
    <w:lvl w:ilvl="0" w:tplc="2EB0856E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7B4554"/>
    <w:multiLevelType w:val="hybridMultilevel"/>
    <w:tmpl w:val="D3BEBAE6"/>
    <w:lvl w:ilvl="0" w:tplc="2EB0856E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DC4D50"/>
    <w:multiLevelType w:val="hybridMultilevel"/>
    <w:tmpl w:val="989ABB82"/>
    <w:lvl w:ilvl="0" w:tplc="2EB0856E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1B705A"/>
    <w:multiLevelType w:val="hybridMultilevel"/>
    <w:tmpl w:val="15EE97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3654EE"/>
    <w:multiLevelType w:val="hybridMultilevel"/>
    <w:tmpl w:val="015E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C12C95"/>
    <w:multiLevelType w:val="hybridMultilevel"/>
    <w:tmpl w:val="0AA4B0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BC7939"/>
    <w:multiLevelType w:val="hybridMultilevel"/>
    <w:tmpl w:val="809EB4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E444F5D"/>
    <w:multiLevelType w:val="hybridMultilevel"/>
    <w:tmpl w:val="C832BF9C"/>
    <w:lvl w:ilvl="0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</w:rPr>
    </w:lvl>
  </w:abstractNum>
  <w:abstractNum w:abstractNumId="28" w15:restartNumberingAfterBreak="0">
    <w:nsid w:val="4F373004"/>
    <w:multiLevelType w:val="hybridMultilevel"/>
    <w:tmpl w:val="9E90A8CE"/>
    <w:lvl w:ilvl="0" w:tplc="2EB0856E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F50E8F"/>
    <w:multiLevelType w:val="hybridMultilevel"/>
    <w:tmpl w:val="831431CA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E4779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65B35DEE"/>
    <w:multiLevelType w:val="hybridMultilevel"/>
    <w:tmpl w:val="69F44B12"/>
    <w:lvl w:ilvl="0" w:tplc="2EB0856E">
      <w:start w:val="1"/>
      <w:numFmt w:val="bullet"/>
      <w:lvlText w:val=""/>
      <w:lvlJc w:val="left"/>
      <w:pPr>
        <w:tabs>
          <w:tab w:val="num" w:pos="4788"/>
        </w:tabs>
        <w:ind w:left="47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820"/>
        </w:tabs>
        <w:ind w:left="8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540"/>
        </w:tabs>
        <w:ind w:left="9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260"/>
        </w:tabs>
        <w:ind w:left="10260" w:hanging="360"/>
      </w:pPr>
      <w:rPr>
        <w:rFonts w:ascii="Wingdings" w:hAnsi="Wingdings" w:hint="default"/>
      </w:rPr>
    </w:lvl>
  </w:abstractNum>
  <w:abstractNum w:abstractNumId="32" w15:restartNumberingAfterBreak="0">
    <w:nsid w:val="68FC5BB8"/>
    <w:multiLevelType w:val="hybridMultilevel"/>
    <w:tmpl w:val="D93C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B220A1"/>
    <w:multiLevelType w:val="hybridMultilevel"/>
    <w:tmpl w:val="CFFECB40"/>
    <w:lvl w:ilvl="0" w:tplc="2EB0856E">
      <w:start w:val="1"/>
      <w:numFmt w:val="bullet"/>
      <w:lvlText w:val=""/>
      <w:lvlJc w:val="left"/>
      <w:pPr>
        <w:tabs>
          <w:tab w:val="num" w:pos="4788"/>
        </w:tabs>
        <w:ind w:left="47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820"/>
        </w:tabs>
        <w:ind w:left="8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540"/>
        </w:tabs>
        <w:ind w:left="9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260"/>
        </w:tabs>
        <w:ind w:left="10260" w:hanging="360"/>
      </w:pPr>
      <w:rPr>
        <w:rFonts w:ascii="Wingdings" w:hAnsi="Wingdings" w:hint="default"/>
      </w:rPr>
    </w:lvl>
  </w:abstractNum>
  <w:abstractNum w:abstractNumId="34" w15:restartNumberingAfterBreak="0">
    <w:nsid w:val="78E52FF4"/>
    <w:multiLevelType w:val="hybridMultilevel"/>
    <w:tmpl w:val="E3AE3730"/>
    <w:lvl w:ilvl="0">
      <w:start w:val="1"/>
      <w:numFmt w:val="bullet"/>
      <w:lvlText w:val="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4440"/>
        </w:tabs>
        <w:ind w:left="4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5880"/>
        </w:tabs>
        <w:ind w:left="5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6600"/>
        </w:tabs>
        <w:ind w:left="6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8040"/>
        </w:tabs>
        <w:ind w:left="8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8760"/>
        </w:tabs>
        <w:ind w:left="8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9480"/>
        </w:tabs>
        <w:ind w:left="9480" w:hanging="360"/>
      </w:pPr>
      <w:rPr>
        <w:rFonts w:ascii="Wingdings" w:hAnsi="Wingdings" w:hint="default"/>
      </w:rPr>
    </w:lvl>
  </w:abstractNum>
  <w:abstractNum w:abstractNumId="35" w15:restartNumberingAfterBreak="0">
    <w:nsid w:val="7FEC616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6"/>
  </w:num>
  <w:num w:numId="2">
    <w:abstractNumId w:val="35"/>
  </w:num>
  <w:num w:numId="3">
    <w:abstractNumId w:val="30"/>
  </w:num>
  <w:num w:numId="4">
    <w:abstractNumId w:val="11"/>
  </w:num>
  <w:num w:numId="5">
    <w:abstractNumId w:val="17"/>
  </w:num>
  <w:num w:numId="6">
    <w:abstractNumId w:val="34"/>
  </w:num>
  <w:num w:numId="7">
    <w:abstractNumId w:val="27"/>
  </w:num>
  <w:num w:numId="8">
    <w:abstractNumId w:val="18"/>
  </w:num>
  <w:num w:numId="9">
    <w:abstractNumId w:val="29"/>
  </w:num>
  <w:num w:numId="10">
    <w:abstractNumId w:val="13"/>
  </w:num>
  <w:num w:numId="11">
    <w:abstractNumId w:val="24"/>
  </w:num>
  <w:num w:numId="12">
    <w:abstractNumId w:val="32"/>
  </w:num>
  <w:num w:numId="13">
    <w:abstractNumId w:val="9"/>
  </w:num>
  <w:num w:numId="14">
    <w:abstractNumId w:val="4"/>
  </w:num>
  <w:num w:numId="15">
    <w:abstractNumId w:val="5"/>
  </w:num>
  <w:num w:numId="16">
    <w:abstractNumId w:val="19"/>
  </w:num>
  <w:num w:numId="17">
    <w:abstractNumId w:val="14"/>
  </w:num>
  <w:num w:numId="18">
    <w:abstractNumId w:val="6"/>
  </w:num>
  <w:num w:numId="19">
    <w:abstractNumId w:val="0"/>
  </w:num>
  <w:num w:numId="20">
    <w:abstractNumId w:val="26"/>
  </w:num>
  <w:num w:numId="21">
    <w:abstractNumId w:val="3"/>
  </w:num>
  <w:num w:numId="22">
    <w:abstractNumId w:val="23"/>
  </w:num>
  <w:num w:numId="23">
    <w:abstractNumId w:val="25"/>
  </w:num>
  <w:num w:numId="24">
    <w:abstractNumId w:val="2"/>
  </w:num>
  <w:num w:numId="25">
    <w:abstractNumId w:val="10"/>
  </w:num>
  <w:num w:numId="26">
    <w:abstractNumId w:val="21"/>
  </w:num>
  <w:num w:numId="27">
    <w:abstractNumId w:val="8"/>
  </w:num>
  <w:num w:numId="28">
    <w:abstractNumId w:val="28"/>
  </w:num>
  <w:num w:numId="29">
    <w:abstractNumId w:val="15"/>
  </w:num>
  <w:num w:numId="30">
    <w:abstractNumId w:val="33"/>
  </w:num>
  <w:num w:numId="31">
    <w:abstractNumId w:val="31"/>
  </w:num>
  <w:num w:numId="32">
    <w:abstractNumId w:val="7"/>
  </w:num>
  <w:num w:numId="33">
    <w:abstractNumId w:val="12"/>
  </w:num>
  <w:num w:numId="34">
    <w:abstractNumId w:val="22"/>
  </w:num>
  <w:num w:numId="35">
    <w:abstractNumId w:val="1"/>
  </w:num>
  <w:num w:numId="36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Tom N">
    <w15:presenceInfo w15:providerId="Windows Live" w15:userId="1bc3657cdf8c59e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>
      <o:colormru v:ext="edit" colors="#dcf4fc,#d4e8ee,#d9e4e9,#e2eae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5D0"/>
    <w:rsid w:val="0000496D"/>
    <w:rsid w:val="000A62B6"/>
    <w:rsid w:val="001C4E38"/>
    <w:rsid w:val="00253DF0"/>
    <w:rsid w:val="002925D0"/>
    <w:rsid w:val="002F3A2B"/>
    <w:rsid w:val="003048BF"/>
    <w:rsid w:val="003B3835"/>
    <w:rsid w:val="003D54AE"/>
    <w:rsid w:val="00421AF9"/>
    <w:rsid w:val="00430566"/>
    <w:rsid w:val="004743E8"/>
    <w:rsid w:val="00556D61"/>
    <w:rsid w:val="005861E4"/>
    <w:rsid w:val="005B4605"/>
    <w:rsid w:val="006007DC"/>
    <w:rsid w:val="00754885"/>
    <w:rsid w:val="00756AB0"/>
    <w:rsid w:val="007843F6"/>
    <w:rsid w:val="0078708E"/>
    <w:rsid w:val="007D21E6"/>
    <w:rsid w:val="008310C7"/>
    <w:rsid w:val="008B4BD7"/>
    <w:rsid w:val="00922C9B"/>
    <w:rsid w:val="009273A0"/>
    <w:rsid w:val="00972488"/>
    <w:rsid w:val="00A6239D"/>
    <w:rsid w:val="00A62D14"/>
    <w:rsid w:val="00B607EF"/>
    <w:rsid w:val="00C94AF3"/>
    <w:rsid w:val="00CF0A74"/>
    <w:rsid w:val="00D23C2B"/>
    <w:rsid w:val="00D41C8A"/>
    <w:rsid w:val="00E36F8A"/>
    <w:rsid w:val="00EE7AF2"/>
    <w:rsid w:val="00F4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3074">
      <o:colormru v:ext="edit" colors="#dcf4fc,#d4e8ee,#d9e4e9,#e2eaee"/>
    </o:shapedefaults>
    <o:shapelayout v:ext="edit">
      <o:idmap v:ext="edit" data="1"/>
    </o:shapelayout>
  </w:shapeDefaults>
  <w:decimalSymbol w:val="."/>
  <w:listSeparator w:val=","/>
  <w14:docId w14:val="215D60B2"/>
  <w15:chartTrackingRefBased/>
  <w15:docId w15:val="{11D80211-DD7C-48DD-8693-317912641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Garamond" w:hAnsi="Garamond"/>
      <w:bCs/>
    </w:rPr>
  </w:style>
  <w:style w:type="paragraph" w:styleId="Heading4">
    <w:name w:val="heading 4"/>
    <w:basedOn w:val="Normal"/>
    <w:next w:val="Normal"/>
    <w:qFormat/>
    <w:pPr>
      <w:keepNext/>
      <w:widowControl w:val="0"/>
      <w:autoSpaceDE w:val="0"/>
      <w:autoSpaceDN w:val="0"/>
      <w:adjustRightInd w:val="0"/>
      <w:outlineLvl w:val="3"/>
    </w:pPr>
    <w:rPr>
      <w:rFonts w:ascii="Garamond" w:hAnsi="Garamond"/>
      <w:b/>
      <w:bCs/>
      <w:color w:val="000000"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 Narrow" w:hAnsi="Arial Narrow"/>
      <w:b/>
      <w:bCs/>
      <w:i/>
    </w:rPr>
  </w:style>
  <w:style w:type="paragraph" w:styleId="Heading6">
    <w:name w:val="heading 6"/>
    <w:basedOn w:val="Normal"/>
    <w:next w:val="Normal"/>
    <w:qFormat/>
    <w:pPr>
      <w:keepNext/>
      <w:widowControl w:val="0"/>
      <w:autoSpaceDE w:val="0"/>
      <w:autoSpaceDN w:val="0"/>
      <w:adjustRightInd w:val="0"/>
      <w:ind w:firstLine="720"/>
      <w:outlineLvl w:val="5"/>
    </w:pPr>
    <w:rPr>
      <w:rFonts w:ascii="Arial Narrow" w:hAnsi="Arial Narrow"/>
      <w:b/>
    </w:rPr>
  </w:style>
  <w:style w:type="paragraph" w:styleId="Heading7">
    <w:name w:val="heading 7"/>
    <w:basedOn w:val="Normal"/>
    <w:next w:val="Normal"/>
    <w:qFormat/>
    <w:pPr>
      <w:keepNext/>
      <w:spacing w:line="280" w:lineRule="atLeast"/>
      <w:jc w:val="both"/>
      <w:outlineLvl w:val="6"/>
    </w:pPr>
    <w:rPr>
      <w:rFonts w:cs="Arial"/>
      <w:b/>
      <w:bCs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3600"/>
    </w:pPr>
    <w:rPr>
      <w:i/>
    </w:r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BodyTextIndent2">
    <w:name w:val="Body Text Indent 2"/>
    <w:basedOn w:val="Normal"/>
    <w:pPr>
      <w:widowControl w:val="0"/>
      <w:autoSpaceDE w:val="0"/>
      <w:autoSpaceDN w:val="0"/>
      <w:adjustRightInd w:val="0"/>
      <w:ind w:left="3600"/>
    </w:pPr>
    <w:rPr>
      <w:rFonts w:ascii="Times" w:hAnsi="Times" w:cs="Arial"/>
      <w:color w:val="000000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Blockquote">
    <w:name w:val="Blockquote"/>
    <w:basedOn w:val="Normal"/>
    <w:pPr>
      <w:spacing w:before="100" w:after="100"/>
      <w:ind w:left="360" w:right="360"/>
    </w:pPr>
    <w:rPr>
      <w:snapToGrid w:val="0"/>
      <w:sz w:val="24"/>
    </w:rPr>
  </w:style>
  <w:style w:type="paragraph" w:styleId="BodyTextIndent3">
    <w:name w:val="Body Text Indent 3"/>
    <w:basedOn w:val="Normal"/>
    <w:pPr>
      <w:ind w:left="-90"/>
    </w:pPr>
    <w:rPr>
      <w:rFonts w:ascii="Tahoma" w:hAnsi="Tahoma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BodyText">
    <w:name w:val="Body Text"/>
    <w:basedOn w:val="Normal"/>
    <w:pPr>
      <w:jc w:val="center"/>
    </w:pPr>
    <w:rPr>
      <w:rFonts w:ascii="Garamond" w:hAnsi="Garamond"/>
      <w:b/>
      <w:color w:val="000000"/>
      <w:sz w:val="22"/>
    </w:rPr>
  </w:style>
  <w:style w:type="paragraph" w:styleId="BodyText2">
    <w:name w:val="Body Text 2"/>
    <w:basedOn w:val="Normal"/>
    <w:pPr>
      <w:widowControl w:val="0"/>
      <w:tabs>
        <w:tab w:val="left" w:pos="3480"/>
        <w:tab w:val="left" w:pos="3720"/>
      </w:tabs>
      <w:autoSpaceDE w:val="0"/>
      <w:autoSpaceDN w:val="0"/>
      <w:adjustRightInd w:val="0"/>
      <w:jc w:val="both"/>
    </w:pPr>
    <w:rPr>
      <w:rFonts w:ascii="Arial Narrow" w:hAnsi="Arial Narrow"/>
    </w:rPr>
  </w:style>
  <w:style w:type="paragraph" w:styleId="BodyText3">
    <w:name w:val="Body Text 3"/>
    <w:basedOn w:val="Normal"/>
    <w:pPr>
      <w:widowControl w:val="0"/>
      <w:tabs>
        <w:tab w:val="left" w:pos="3480"/>
        <w:tab w:val="left" w:pos="3720"/>
      </w:tabs>
      <w:autoSpaceDE w:val="0"/>
      <w:autoSpaceDN w:val="0"/>
      <w:adjustRightInd w:val="0"/>
      <w:jc w:val="both"/>
    </w:pPr>
    <w:rPr>
      <w:rFonts w:ascii="Arial Narrow" w:hAnsi="Arial Narrow"/>
    </w:rPr>
  </w:style>
  <w:style w:type="paragraph" w:styleId="Title">
    <w:name w:val="Title"/>
    <w:basedOn w:val="Normal"/>
    <w:qFormat/>
    <w:pPr>
      <w:jc w:val="center"/>
    </w:pPr>
    <w:rPr>
      <w:rFonts w:ascii="Arial Narrow" w:hAnsi="Arial Narrow"/>
      <w:b/>
      <w:bCs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pPr>
      <w:autoSpaceDE w:val="0"/>
      <w:autoSpaceDN w:val="0"/>
      <w:adjustRightInd w:val="0"/>
      <w:ind w:left="-90" w:right="-292"/>
      <w:jc w:val="both"/>
    </w:pPr>
    <w:rPr>
      <w:rFonts w:ascii="Arial Narrow" w:hAnsi="Arial Narrow"/>
      <w:sz w:val="19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ListBullet">
    <w:name w:val="List Bullet"/>
    <w:basedOn w:val="BodyText"/>
    <w:autoRedefine/>
    <w:pPr>
      <w:spacing w:line="300" w:lineRule="auto"/>
      <w:ind w:left="720" w:hanging="225"/>
      <w:jc w:val="left"/>
    </w:pPr>
    <w:rPr>
      <w:rFonts w:ascii="Arial" w:eastAsia="Arial Unicode MS" w:hAnsi="Arial" w:cs="Arial"/>
      <w:b w:val="0"/>
      <w:color w:val="5F5F5F"/>
      <w:kern w:val="28"/>
      <w:sz w:val="20"/>
    </w:rPr>
  </w:style>
  <w:style w:type="paragraph" w:customStyle="1" w:styleId="Subheading">
    <w:name w:val="Sub heading"/>
    <w:basedOn w:val="Normal"/>
    <w:pPr>
      <w:spacing w:before="160" w:line="300" w:lineRule="auto"/>
      <w:ind w:left="420"/>
    </w:pPr>
    <w:rPr>
      <w:rFonts w:eastAsia="Arial Unicode MS" w:cs="Arial"/>
      <w:b/>
      <w:bCs/>
      <w:color w:val="5F5F5F"/>
      <w:kern w:val="28"/>
    </w:rPr>
  </w:style>
  <w:style w:type="paragraph" w:customStyle="1" w:styleId="6ptseperator">
    <w:name w:val="6ptseperator"/>
    <w:basedOn w:val="Normal"/>
    <w:pPr>
      <w:spacing w:line="120" w:lineRule="exact"/>
    </w:pPr>
    <w:rPr>
      <w:rFonts w:cs="Arial"/>
      <w:b/>
      <w:szCs w:val="18"/>
    </w:rPr>
  </w:style>
  <w:style w:type="paragraph" w:customStyle="1" w:styleId="1bodytext">
    <w:name w:val="1 body text"/>
    <w:basedOn w:val="Normal"/>
    <w:rPr>
      <w:sz w:val="19"/>
      <w:szCs w:val="24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CommentSubject">
    <w:name w:val="annotation subject"/>
    <w:basedOn w:val="CommentText"/>
    <w:next w:val="CommentText"/>
    <w:semiHidden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mpan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4980DD679C05408A56BB4CDC41AF97" ma:contentTypeVersion="0" ma:contentTypeDescription="Create a new document." ma:contentTypeScope="" ma:versionID="f560f145fcafe8be7b0d585d2148827f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41C538-DB57-4C99-A06C-3ED37D8E6D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D3003E-2020-4B72-A081-A7F391C006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FAF718AB-8623-4F26-A8EE-C0B919E00B25}">
  <ds:schemaRefs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http://purl.org/dc/terms/"/>
    <ds:schemaRef ds:uri="http://purl.org/dc/elements/1.1/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712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</vt:lpstr>
    </vt:vector>
  </TitlesOfParts>
  <Manager/>
  <Company/>
  <LinksUpToDate>false</LinksUpToDate>
  <CharactersWithSpaces>4441</CharactersWithSpaces>
  <SharedDoc>false</SharedDoc>
  <HLinks>
    <vt:vector size="6" baseType="variant">
      <vt:variant>
        <vt:i4>7602235</vt:i4>
      </vt:variant>
      <vt:variant>
        <vt:i4>3</vt:i4>
      </vt:variant>
      <vt:variant>
        <vt:i4>0</vt:i4>
      </vt:variant>
      <vt:variant>
        <vt:i4>5</vt:i4>
      </vt:variant>
      <vt:variant>
        <vt:lpwstr>mailto:Company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Frank Ramirez</dc:creator>
  <cp:keywords/>
  <dc:description/>
  <cp:lastModifiedBy>Tom N</cp:lastModifiedBy>
  <cp:revision>2</cp:revision>
  <cp:lastPrinted>2006-11-30T19:23:00Z</cp:lastPrinted>
  <dcterms:created xsi:type="dcterms:W3CDTF">2019-08-07T21:22:00Z</dcterms:created>
  <dcterms:modified xsi:type="dcterms:W3CDTF">2019-08-07T21:22:00Z</dcterms:modified>
  <cp:category/>
</cp:coreProperties>
</file>